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CD0" w:rsidP="007C5CD0" w:rsidRDefault="007C5CD0" w14:paraId="74EA1099" w14:textId="7B300A69" w14:noSpellErr="1">
      <w:pPr>
        <w:pStyle w:val="Heading1"/>
      </w:pPr>
      <w:r w:rsidR="007C5CD0">
        <w:rPr/>
        <w:t>Closing Mass Care</w:t>
      </w:r>
      <w:r w:rsidR="00A56E47">
        <w:rPr/>
        <w:t xml:space="preserve"> </w:t>
      </w:r>
      <w:r w:rsidR="004A64E1">
        <w:rPr/>
        <w:t xml:space="preserve">Activities </w:t>
      </w:r>
      <w:r w:rsidR="00A56E47">
        <w:rPr/>
        <w:t>Task Sheet</w:t>
      </w:r>
    </w:p>
    <w:p w:rsidRPr="00A56E47" w:rsidR="00A56E47" w:rsidP="00A56E47" w:rsidRDefault="00A56E47" w14:paraId="7F020377" w14:textId="228242CD" w14:noSpellErr="1">
      <w:pPr>
        <w:rPr>
          <w:b w:val="1"/>
          <w:bCs w:val="1"/>
        </w:rPr>
      </w:pPr>
      <w:r w:rsidRPr="513510AD" w:rsidR="00A56E47">
        <w:rPr>
          <w:b w:val="1"/>
          <w:bCs w:val="1"/>
        </w:rPr>
        <w:t>Description:</w:t>
      </w:r>
      <w:r w:rsidRPr="513510AD" w:rsidR="00E34785">
        <w:rPr>
          <w:b w:val="1"/>
          <w:bCs w:val="1"/>
        </w:rPr>
        <w:t xml:space="preserve"> Process for closing Mass Care activities as service delivery </w:t>
      </w:r>
      <w:r w:rsidRPr="513510AD" w:rsidR="00E34785">
        <w:rPr>
          <w:b w:val="1"/>
          <w:bCs w:val="1"/>
        </w:rPr>
        <w:t>comes to an end</w:t>
      </w:r>
    </w:p>
    <w:p w:rsidRPr="00A56E47" w:rsidR="00A56E47" w:rsidP="00A56E47" w:rsidRDefault="00A56E47" w14:paraId="530AECA3" w14:textId="77777777"/>
    <w:p w:rsidRPr="00A56E47" w:rsidR="007C5CD0" w:rsidP="519E13D6" w:rsidRDefault="007C5CD0" w14:paraId="528BA834" w14:textId="17F2F445">
      <w:pPr>
        <w:rPr>
          <w:rFonts w:eastAsia="Arial"/>
          <w:i/>
          <w:iCs/>
        </w:rPr>
      </w:pPr>
      <w:r w:rsidRPr="00A56E47">
        <w:rPr>
          <w:rFonts w:eastAsia="Arial"/>
          <w:i/>
          <w:iCs/>
        </w:rPr>
        <w:t xml:space="preserve">Typically performed by: </w:t>
      </w:r>
      <w:r w:rsidR="00A56E47">
        <w:rPr>
          <w:rFonts w:eastAsia="Arial"/>
          <w:i/>
          <w:iCs/>
        </w:rPr>
        <w:t>HQ</w:t>
      </w:r>
      <w:r w:rsidRPr="00A56E47">
        <w:rPr>
          <w:rFonts w:eastAsia="Arial"/>
          <w:i/>
          <w:iCs/>
        </w:rPr>
        <w:t xml:space="preserve"> Mass Care Chiefs,</w:t>
      </w:r>
    </w:p>
    <w:p w:rsidRPr="00A56E47" w:rsidR="007C5CD0" w:rsidP="007C5CD0" w:rsidRDefault="007C5CD0" w14:paraId="476CB40D" w14:textId="64CADF45">
      <w:pPr>
        <w:rPr>
          <w:rFonts w:eastAsia="Arial"/>
          <w:i/>
          <w:iCs/>
        </w:rPr>
      </w:pPr>
      <w:r w:rsidRPr="00A56E47">
        <w:rPr>
          <w:rFonts w:eastAsia="Arial"/>
          <w:i/>
          <w:iCs/>
        </w:rPr>
        <w:t xml:space="preserve">Supporting on the task: Logistics section and Workforce </w:t>
      </w:r>
      <w:r w:rsidR="00A56E47">
        <w:rPr>
          <w:rFonts w:eastAsia="Arial"/>
          <w:i/>
          <w:iCs/>
        </w:rPr>
        <w:t>s</w:t>
      </w:r>
      <w:r w:rsidRPr="00A56E47">
        <w:rPr>
          <w:rFonts w:eastAsia="Arial"/>
          <w:i/>
          <w:iCs/>
        </w:rPr>
        <w:t>ection</w:t>
      </w:r>
    </w:p>
    <w:p w:rsidR="00A821DC" w:rsidP="00B9548C" w:rsidRDefault="00A821DC" w14:paraId="56798C0C" w14:textId="05BAC3AD">
      <w:pPr>
        <w:pStyle w:val="Heading2"/>
        <w:rPr>
          <w:rFonts w:eastAsia="Arial"/>
        </w:rPr>
      </w:pPr>
      <w:r>
        <w:rPr>
          <w:rFonts w:eastAsia="Arial"/>
        </w:rPr>
        <w:t>Considerations</w:t>
      </w:r>
    </w:p>
    <w:p w:rsidR="00A56E47" w:rsidP="00D331DB" w:rsidRDefault="005557ED" w14:paraId="63F4D9F3" w14:textId="75D63307" w14:noSpellErr="1">
      <w:pPr>
        <w:pStyle w:val="ListParagraph"/>
        <w:numPr>
          <w:ilvl w:val="0"/>
          <w:numId w:val="11"/>
        </w:numPr>
        <w:rPr>
          <w:rFonts w:eastAsia="Arial" w:cs="Arial"/>
        </w:rPr>
      </w:pPr>
      <w:commentRangeStart w:id="4"/>
      <w:r w:rsidRPr="3956296F" w:rsidR="005557ED">
        <w:rPr>
          <w:rFonts w:eastAsia="Arial" w:cs="Arial"/>
        </w:rPr>
        <w:t xml:space="preserve">When all </w:t>
      </w:r>
      <w:r w:rsidRPr="3956296F" w:rsidR="005557ED">
        <w:rPr>
          <w:rFonts w:eastAsia="Arial" w:cs="Arial"/>
        </w:rPr>
        <w:t>objectives</w:t>
      </w:r>
      <w:r w:rsidRPr="3956296F" w:rsidR="005557ED">
        <w:rPr>
          <w:rFonts w:eastAsia="Arial" w:cs="Arial"/>
        </w:rPr>
        <w:t xml:space="preserve"> for a Mass Care activity have </w:t>
      </w:r>
      <w:r w:rsidRPr="3956296F" w:rsidR="005557ED">
        <w:rPr>
          <w:rFonts w:eastAsia="Arial" w:cs="Arial"/>
        </w:rPr>
        <w:t>been met</w:t>
      </w:r>
      <w:r w:rsidRPr="3956296F" w:rsidR="005557ED">
        <w:rPr>
          <w:rFonts w:eastAsia="Arial" w:cs="Arial"/>
        </w:rPr>
        <w:t xml:space="preserve"> and there are no indications of future need, the</w:t>
      </w:r>
      <w:r w:rsidRPr="3956296F" w:rsidR="002C545A">
        <w:rPr>
          <w:rFonts w:eastAsia="Arial" w:cs="Arial"/>
        </w:rPr>
        <w:t xml:space="preserve"> activity can be closed and all workers reassigned or sent home. </w:t>
      </w:r>
    </w:p>
    <w:p w:rsidRPr="00D331DB" w:rsidR="002C545A" w:rsidP="513510AD" w:rsidRDefault="002C545A" w14:paraId="2CBE0BEF" w14:textId="192550C4">
      <w:pPr>
        <w:pStyle w:val="ListParagraph"/>
        <w:numPr>
          <w:ilvl w:val="0"/>
          <w:numId w:val="11"/>
        </w:numPr>
        <w:rPr>
          <w:rFonts w:eastAsia="Arial" w:cs="Arial"/>
        </w:rPr>
      </w:pPr>
      <w:r w:rsidRPr="3956296F" w:rsidR="27261A84">
        <w:rPr>
          <w:rFonts w:eastAsia="Arial" w:cs="Arial"/>
        </w:rPr>
        <w:t>Typically, Mass Care ends when all of the Red Cross shelters are closed</w:t>
      </w:r>
      <w:r w:rsidRPr="3956296F" w:rsidR="551C65CD">
        <w:rPr>
          <w:rFonts w:eastAsia="Arial" w:cs="Arial"/>
        </w:rPr>
        <w:t xml:space="preserve"> and the DRO is nearing the demobilization phase.</w:t>
      </w:r>
      <w:r w:rsidRPr="3956296F" w:rsidR="551C65CD">
        <w:rPr>
          <w:rFonts w:eastAsia="Arial" w:cs="Arial"/>
        </w:rPr>
        <w:t xml:space="preserve"> </w:t>
      </w:r>
      <w:r w:rsidRPr="3956296F" w:rsidR="27261A84">
        <w:rPr>
          <w:rFonts w:eastAsia="Arial" w:cs="Arial"/>
        </w:rPr>
        <w:t xml:space="preserve"> </w:t>
      </w:r>
      <w:commentRangeEnd w:id="4"/>
      <w:r>
        <w:rPr>
          <w:rStyle w:val="CommentReference"/>
        </w:rPr>
        <w:commentReference w:id="4"/>
      </w:r>
    </w:p>
    <w:p w:rsidRPr="00014A01" w:rsidR="007C5CD0" w:rsidP="00B9548C" w:rsidRDefault="007C5CD0" w14:paraId="30442805" w14:textId="4F132ACE">
      <w:pPr>
        <w:pStyle w:val="Heading2"/>
      </w:pPr>
      <w:r w:rsidR="007C5CD0">
        <w:rPr/>
        <w:t xml:space="preserve">What </w:t>
      </w:r>
      <w:r w:rsidR="00DB5C62">
        <w:rPr/>
        <w:t>T</w:t>
      </w:r>
      <w:r w:rsidR="00DB5C62">
        <w:rPr/>
        <w:t xml:space="preserve">o </w:t>
      </w:r>
      <w:r w:rsidR="00DB5C62">
        <w:rPr/>
        <w:t>D</w:t>
      </w:r>
      <w:r w:rsidR="00DB5C62">
        <w:rPr/>
        <w:t xml:space="preserve">o </w:t>
      </w:r>
    </w:p>
    <w:p w:rsidRPr="00A56E47" w:rsidR="007C5CD0" w:rsidP="00A56E47" w:rsidRDefault="007C5CD0" w14:paraId="41C024BA" w14:textId="6BD4B142">
      <w:pPr>
        <w:pStyle w:val="List2"/>
        <w:numPr>
          <w:ilvl w:val="0"/>
          <w:numId w:val="6"/>
        </w:numPr>
        <w:rPr>
          <w:rFonts w:eastAsia="Arial"/>
        </w:rPr>
      </w:pPr>
      <w:r w:rsidRPr="513510AD" w:rsidR="007C5CD0">
        <w:rPr>
          <w:rFonts w:eastAsia="Arial"/>
        </w:rPr>
        <w:t xml:space="preserve">Confirm all </w:t>
      </w:r>
      <w:r w:rsidRPr="513510AD" w:rsidR="007C5CD0">
        <w:rPr>
          <w:rFonts w:eastAsia="Arial"/>
        </w:rPr>
        <w:t>objective</w:t>
      </w:r>
      <w:r w:rsidRPr="513510AD" w:rsidR="00B205CD">
        <w:rPr>
          <w:rFonts w:eastAsia="Arial"/>
        </w:rPr>
        <w:t>s</w:t>
      </w:r>
      <w:r w:rsidRPr="513510AD" w:rsidR="007C5CD0">
        <w:rPr>
          <w:rFonts w:eastAsia="Arial"/>
        </w:rPr>
        <w:t xml:space="preserve"> for </w:t>
      </w:r>
      <w:r w:rsidRPr="513510AD" w:rsidR="00A56E47">
        <w:rPr>
          <w:rFonts w:eastAsia="Arial"/>
        </w:rPr>
        <w:t>each Mass Care</w:t>
      </w:r>
      <w:r w:rsidRPr="513510AD" w:rsidR="00A56E47">
        <w:rPr>
          <w:rFonts w:eastAsia="Arial"/>
        </w:rPr>
        <w:t xml:space="preserve"> </w:t>
      </w:r>
      <w:r w:rsidRPr="513510AD" w:rsidR="00A56E47">
        <w:rPr>
          <w:rFonts w:eastAsia="Arial"/>
        </w:rPr>
        <w:t>a</w:t>
      </w:r>
      <w:r w:rsidRPr="513510AD" w:rsidR="007C5CD0">
        <w:rPr>
          <w:rFonts w:eastAsia="Arial"/>
        </w:rPr>
        <w:t xml:space="preserve">ctivity have </w:t>
      </w:r>
      <w:r w:rsidRPr="513510AD" w:rsidR="007C5CD0">
        <w:rPr>
          <w:rFonts w:eastAsia="Arial"/>
        </w:rPr>
        <w:t>been met</w:t>
      </w:r>
      <w:r w:rsidRPr="513510AD" w:rsidR="007C5CD0">
        <w:rPr>
          <w:rFonts w:eastAsia="Arial"/>
        </w:rPr>
        <w:t xml:space="preserve">. </w:t>
      </w:r>
    </w:p>
    <w:p w:rsidRPr="00A56E47" w:rsidR="007C5CD0" w:rsidP="513510AD" w:rsidRDefault="007C5CD0" w14:paraId="034DD668" w14:textId="182FE4C8">
      <w:pPr>
        <w:pStyle w:val="ListBullet3"/>
        <w:rPr>
          <w:rFonts w:eastAsia="Arial"/>
        </w:rPr>
      </w:pPr>
      <w:r w:rsidRPr="513510AD" w:rsidR="007C5CD0">
        <w:rPr>
          <w:rFonts w:eastAsia="Arial"/>
        </w:rPr>
        <w:t xml:space="preserve">Example: When deciding to close out the </w:t>
      </w:r>
      <w:r w:rsidRPr="513510AD" w:rsidR="00A56E47">
        <w:rPr>
          <w:rFonts w:eastAsia="Arial"/>
        </w:rPr>
        <w:t>S</w:t>
      </w:r>
      <w:r w:rsidRPr="513510AD" w:rsidR="00A56E47">
        <w:rPr>
          <w:rFonts w:eastAsia="Arial"/>
        </w:rPr>
        <w:t xml:space="preserve">heltering </w:t>
      </w:r>
      <w:r w:rsidRPr="513510AD" w:rsidR="007C5CD0">
        <w:rPr>
          <w:rFonts w:eastAsia="Arial"/>
        </w:rPr>
        <w:t xml:space="preserve">activity, a </w:t>
      </w:r>
      <w:r w:rsidRPr="513510AD" w:rsidR="00B205CD">
        <w:rPr>
          <w:rFonts w:eastAsia="Arial"/>
        </w:rPr>
        <w:t>reliable</w:t>
      </w:r>
      <w:r w:rsidRPr="513510AD" w:rsidR="007C5CD0">
        <w:rPr>
          <w:rFonts w:eastAsia="Arial"/>
        </w:rPr>
        <w:t xml:space="preserve"> indicator </w:t>
      </w:r>
      <w:r w:rsidRPr="513510AD" w:rsidR="007C5CD0">
        <w:rPr>
          <w:rFonts w:eastAsia="Arial"/>
        </w:rPr>
        <w:t xml:space="preserve">is if all </w:t>
      </w:r>
      <w:r w:rsidRPr="513510AD" w:rsidR="007C5CD0">
        <w:rPr>
          <w:rFonts w:eastAsia="Arial"/>
        </w:rPr>
        <w:t xml:space="preserve">shelters have successfully closed and there are currently no </w:t>
      </w:r>
      <w:r w:rsidRPr="513510AD" w:rsidR="00114376">
        <w:rPr>
          <w:rFonts w:eastAsia="Arial"/>
        </w:rPr>
        <w:t>indications</w:t>
      </w:r>
      <w:r w:rsidRPr="513510AD" w:rsidR="00114376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that sheltering will be needed </w:t>
      </w:r>
      <w:r w:rsidRPr="513510AD" w:rsidR="00114376">
        <w:rPr>
          <w:rFonts w:eastAsia="Arial"/>
        </w:rPr>
        <w:t xml:space="preserve">again </w:t>
      </w:r>
      <w:r w:rsidRPr="513510AD" w:rsidR="007C5CD0">
        <w:rPr>
          <w:rFonts w:eastAsia="Arial"/>
        </w:rPr>
        <w:t>for this</w:t>
      </w:r>
      <w:r w:rsidRPr="513510AD" w:rsidR="00C26FB6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event. </w:t>
      </w:r>
    </w:p>
    <w:p w:rsidRPr="00A56E47" w:rsidR="007C5CD0" w:rsidP="00A56E47" w:rsidRDefault="007C5CD0" w14:paraId="5C26F74C" w14:textId="14FE90F2">
      <w:pPr>
        <w:pStyle w:val="List2"/>
        <w:numPr>
          <w:ilvl w:val="0"/>
          <w:numId w:val="7"/>
        </w:numPr>
        <w:rPr>
          <w:rFonts w:eastAsia="Arial"/>
        </w:rPr>
      </w:pPr>
      <w:r w:rsidRPr="513510AD" w:rsidR="00D3019B">
        <w:rPr>
          <w:rFonts w:eastAsia="Arial"/>
        </w:rPr>
        <w:t>Provide</w:t>
      </w:r>
      <w:r w:rsidRPr="513510AD" w:rsidR="007C5CD0">
        <w:rPr>
          <w:rFonts w:eastAsia="Arial"/>
        </w:rPr>
        <w:t xml:space="preserve"> the AD</w:t>
      </w:r>
      <w:r w:rsidRPr="513510AD" w:rsidR="00D3019B">
        <w:rPr>
          <w:rFonts w:eastAsia="Arial"/>
        </w:rPr>
        <w:t>/</w:t>
      </w:r>
      <w:r w:rsidRPr="513510AD" w:rsidR="007C5CD0">
        <w:rPr>
          <w:rFonts w:eastAsia="Arial"/>
        </w:rPr>
        <w:t xml:space="preserve">Operations </w:t>
      </w:r>
      <w:r w:rsidRPr="513510AD" w:rsidR="009137B2">
        <w:rPr>
          <w:rFonts w:eastAsia="Arial"/>
        </w:rPr>
        <w:t>with</w:t>
      </w:r>
      <w:r w:rsidRPr="513510AD" w:rsidR="007C5CD0">
        <w:rPr>
          <w:rFonts w:eastAsia="Arial"/>
        </w:rPr>
        <w:t xml:space="preserve"> </w:t>
      </w:r>
      <w:r w:rsidRPr="513510AD" w:rsidR="00D3019B">
        <w:rPr>
          <w:rFonts w:eastAsia="Arial"/>
        </w:rPr>
        <w:t xml:space="preserve">any </w:t>
      </w:r>
      <w:r w:rsidRPr="513510AD" w:rsidR="007C5CD0">
        <w:rPr>
          <w:rFonts w:eastAsia="Arial"/>
        </w:rPr>
        <w:t xml:space="preserve">key information needed for the </w:t>
      </w:r>
      <w:r w:rsidRPr="513510AD" w:rsidR="00926A90">
        <w:rPr>
          <w:rFonts w:eastAsia="Arial"/>
        </w:rPr>
        <w:t>D</w:t>
      </w:r>
      <w:r w:rsidRPr="513510AD" w:rsidR="004A6E2D">
        <w:rPr>
          <w:rFonts w:eastAsia="Arial"/>
        </w:rPr>
        <w:t xml:space="preserve">emobilization </w:t>
      </w:r>
      <w:r w:rsidRPr="513510AD" w:rsidR="00926A90">
        <w:rPr>
          <w:rFonts w:eastAsia="Arial"/>
        </w:rPr>
        <w:t>T</w:t>
      </w:r>
      <w:r w:rsidRPr="513510AD" w:rsidR="00926A90">
        <w:rPr>
          <w:rFonts w:eastAsia="Arial"/>
        </w:rPr>
        <w:t>ransition</w:t>
      </w:r>
      <w:r w:rsidRPr="513510AD" w:rsidR="00926A90">
        <w:rPr>
          <w:rFonts w:eastAsia="Arial"/>
        </w:rPr>
        <w:t xml:space="preserve"> Plan</w:t>
      </w:r>
      <w:r w:rsidRPr="513510AD" w:rsidR="007C5CD0">
        <w:rPr>
          <w:rFonts w:eastAsia="Arial"/>
        </w:rPr>
        <w:t xml:space="preserve">. </w:t>
      </w:r>
    </w:p>
    <w:p w:rsidRPr="00A56E47" w:rsidR="007C5CD0" w:rsidP="513510AD" w:rsidRDefault="007C5CD0" w14:paraId="5DE9FC32" w14:textId="7425B545">
      <w:pPr>
        <w:pStyle w:val="ListBullet3"/>
        <w:rPr>
          <w:rFonts w:eastAsia="Arial"/>
        </w:rPr>
      </w:pPr>
      <w:r w:rsidRPr="513510AD" w:rsidR="007C5CD0">
        <w:rPr>
          <w:rFonts w:eastAsia="Arial"/>
        </w:rPr>
        <w:t xml:space="preserve">Example: There are </w:t>
      </w:r>
      <w:r w:rsidRPr="513510AD" w:rsidR="00633F4D">
        <w:rPr>
          <w:rFonts w:eastAsia="Arial"/>
        </w:rPr>
        <w:t>F</w:t>
      </w:r>
      <w:r w:rsidRPr="513510AD" w:rsidR="007C5CD0">
        <w:rPr>
          <w:rFonts w:eastAsia="Arial"/>
        </w:rPr>
        <w:t xml:space="preserve">eeding vendors that will </w:t>
      </w:r>
      <w:r w:rsidRPr="513510AD" w:rsidR="007C5CD0">
        <w:rPr>
          <w:rFonts w:eastAsia="Arial"/>
        </w:rPr>
        <w:t>submit</w:t>
      </w:r>
      <w:r w:rsidRPr="513510AD" w:rsidR="007C5CD0">
        <w:rPr>
          <w:rFonts w:eastAsia="Arial"/>
        </w:rPr>
        <w:t xml:space="preserve"> </w:t>
      </w:r>
      <w:r w:rsidRPr="513510AD" w:rsidR="00633F4D">
        <w:rPr>
          <w:rFonts w:eastAsia="Arial"/>
        </w:rPr>
        <w:t>F</w:t>
      </w:r>
      <w:r w:rsidRPr="513510AD" w:rsidR="00633F4D">
        <w:rPr>
          <w:rFonts w:eastAsia="Arial"/>
        </w:rPr>
        <w:t xml:space="preserve">eeding </w:t>
      </w:r>
      <w:r w:rsidRPr="513510AD" w:rsidR="007C5CD0">
        <w:rPr>
          <w:rFonts w:eastAsia="Arial"/>
        </w:rPr>
        <w:t xml:space="preserve">invoices in the near future. </w:t>
      </w:r>
      <w:r w:rsidRPr="513510AD" w:rsidR="006C4A9D">
        <w:rPr>
          <w:rFonts w:eastAsia="Arial"/>
        </w:rPr>
        <w:t>A</w:t>
      </w:r>
      <w:r w:rsidRPr="513510AD" w:rsidR="007C5CD0">
        <w:rPr>
          <w:rFonts w:eastAsia="Arial"/>
        </w:rPr>
        <w:t>lert the AD</w:t>
      </w:r>
      <w:r w:rsidRPr="513510AD" w:rsidR="00633F4D">
        <w:rPr>
          <w:rFonts w:eastAsia="Arial"/>
        </w:rPr>
        <w:t>/</w:t>
      </w:r>
      <w:r w:rsidRPr="513510AD" w:rsidR="007C5CD0">
        <w:rPr>
          <w:rFonts w:eastAsia="Arial"/>
        </w:rPr>
        <w:t xml:space="preserve">Operations </w:t>
      </w:r>
      <w:r w:rsidRPr="513510AD" w:rsidR="00633F4D">
        <w:rPr>
          <w:rFonts w:eastAsia="Arial"/>
        </w:rPr>
        <w:t>to</w:t>
      </w:r>
      <w:r w:rsidRPr="513510AD" w:rsidR="00633F4D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ensure </w:t>
      </w:r>
      <w:r w:rsidRPr="513510AD" w:rsidR="00633F4D">
        <w:rPr>
          <w:rFonts w:eastAsia="Arial"/>
        </w:rPr>
        <w:t>the transition meeting</w:t>
      </w:r>
      <w:r w:rsidRPr="513510AD" w:rsidR="00633F4D">
        <w:rPr>
          <w:rFonts w:eastAsia="Arial"/>
        </w:rPr>
        <w:t xml:space="preserve"> </w:t>
      </w:r>
      <w:r w:rsidRPr="513510AD" w:rsidR="00633F4D">
        <w:rPr>
          <w:rFonts w:eastAsia="Arial"/>
        </w:rPr>
        <w:t>communicates</w:t>
      </w:r>
      <w:r w:rsidRPr="513510AD" w:rsidR="00633F4D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a </w:t>
      </w:r>
      <w:r w:rsidRPr="513510AD" w:rsidR="000D0F57">
        <w:rPr>
          <w:rFonts w:eastAsia="Arial"/>
        </w:rPr>
        <w:t>point of contact (</w:t>
      </w:r>
      <w:r w:rsidRPr="513510AD" w:rsidR="007C5CD0">
        <w:rPr>
          <w:rFonts w:eastAsia="Arial"/>
        </w:rPr>
        <w:t>POC</w:t>
      </w:r>
      <w:r w:rsidRPr="513510AD" w:rsidR="000D0F57">
        <w:rPr>
          <w:rFonts w:eastAsia="Arial"/>
        </w:rPr>
        <w:t>)</w:t>
      </w:r>
      <w:r w:rsidRPr="513510AD" w:rsidR="007C5CD0">
        <w:rPr>
          <w:rFonts w:eastAsia="Arial"/>
        </w:rPr>
        <w:t xml:space="preserve"> for the </w:t>
      </w:r>
      <w:r w:rsidRPr="513510AD" w:rsidR="000D0F57">
        <w:rPr>
          <w:rFonts w:eastAsia="Arial"/>
        </w:rPr>
        <w:t xml:space="preserve">local </w:t>
      </w:r>
      <w:r w:rsidRPr="513510AD" w:rsidR="00633F4D">
        <w:rPr>
          <w:rFonts w:eastAsia="Arial"/>
        </w:rPr>
        <w:t>r</w:t>
      </w:r>
      <w:r w:rsidRPr="513510AD" w:rsidR="00633F4D">
        <w:rPr>
          <w:rFonts w:eastAsia="Arial"/>
        </w:rPr>
        <w:t xml:space="preserve">egion </w:t>
      </w:r>
      <w:r w:rsidRPr="513510AD" w:rsidR="007C5CD0">
        <w:rPr>
          <w:rFonts w:eastAsia="Arial"/>
        </w:rPr>
        <w:t xml:space="preserve">to contact </w:t>
      </w:r>
      <w:r w:rsidRPr="513510AD" w:rsidR="00633F4D">
        <w:rPr>
          <w:rFonts w:eastAsia="Arial"/>
        </w:rPr>
        <w:t>when</w:t>
      </w:r>
      <w:r w:rsidRPr="513510AD" w:rsidR="00633F4D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they receive the invoices. </w:t>
      </w:r>
    </w:p>
    <w:p w:rsidRPr="00A56E47" w:rsidR="007C5CD0" w:rsidP="00A56E47" w:rsidRDefault="007C5CD0" w14:paraId="747CF5FC" w14:textId="1606A211" w14:noSpellErr="1">
      <w:pPr>
        <w:pStyle w:val="List2"/>
        <w:numPr>
          <w:ilvl w:val="0"/>
          <w:numId w:val="8"/>
        </w:numPr>
        <w:rPr>
          <w:rFonts w:eastAsia="Arial"/>
        </w:rPr>
      </w:pPr>
      <w:r w:rsidRPr="513510AD" w:rsidR="007C5CD0">
        <w:rPr>
          <w:rFonts w:eastAsia="Arial"/>
        </w:rPr>
        <w:t xml:space="preserve">Verify with other </w:t>
      </w:r>
      <w:r w:rsidRPr="513510AD" w:rsidR="00F41519">
        <w:rPr>
          <w:rFonts w:eastAsia="Arial"/>
        </w:rPr>
        <w:t xml:space="preserve">sections and </w:t>
      </w:r>
      <w:r w:rsidRPr="513510AD" w:rsidR="007C5CD0">
        <w:rPr>
          <w:rFonts w:eastAsia="Arial"/>
        </w:rPr>
        <w:t xml:space="preserve">activities that there are no outstanding items for the </w:t>
      </w:r>
      <w:r w:rsidRPr="513510AD" w:rsidR="00F41519">
        <w:rPr>
          <w:rFonts w:eastAsia="Arial"/>
        </w:rPr>
        <w:t xml:space="preserve">Mass Care </w:t>
      </w:r>
      <w:r w:rsidRPr="513510AD" w:rsidR="007C5CD0">
        <w:rPr>
          <w:rFonts w:eastAsia="Arial"/>
        </w:rPr>
        <w:t xml:space="preserve">activity to complete. </w:t>
      </w:r>
    </w:p>
    <w:p w:rsidRPr="00A56E47" w:rsidR="007C5CD0" w:rsidP="008139EF" w:rsidRDefault="007C5CD0" w14:paraId="78F5ACFE" w14:textId="77777777">
      <w:pPr>
        <w:pStyle w:val="ListBullet3"/>
        <w:numPr>
          <w:ilvl w:val="1"/>
          <w:numId w:val="5"/>
        </w:numPr>
        <w:rPr>
          <w:rFonts w:eastAsia="Arial"/>
        </w:rPr>
      </w:pPr>
      <w:r w:rsidRPr="00A56E47">
        <w:rPr>
          <w:rFonts w:eastAsia="Arial"/>
        </w:rPr>
        <w:t xml:space="preserve">Common activities include Workforce and Logistics. </w:t>
      </w:r>
    </w:p>
    <w:p w:rsidRPr="00A56E47" w:rsidR="007C5CD0" w:rsidP="00A56E47" w:rsidRDefault="007C5CD0" w14:paraId="03FA9492" w14:textId="1E34456A">
      <w:pPr>
        <w:pStyle w:val="List2"/>
        <w:numPr>
          <w:ilvl w:val="0"/>
          <w:numId w:val="9"/>
        </w:numPr>
        <w:rPr>
          <w:rFonts w:eastAsia="Arial"/>
        </w:rPr>
      </w:pPr>
      <w:r w:rsidRPr="513510AD" w:rsidR="00D278B0">
        <w:rPr>
          <w:rFonts w:eastAsia="Arial"/>
        </w:rPr>
        <w:t>When</w:t>
      </w:r>
      <w:r w:rsidRPr="513510AD" w:rsidR="00D278B0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you feel confident </w:t>
      </w:r>
      <w:r w:rsidRPr="513510AD" w:rsidR="00D278B0">
        <w:rPr>
          <w:rFonts w:eastAsia="Arial"/>
        </w:rPr>
        <w:t>an</w:t>
      </w:r>
      <w:r w:rsidRPr="513510AD" w:rsidR="00D278B0">
        <w:rPr>
          <w:rFonts w:eastAsia="Arial"/>
        </w:rPr>
        <w:t xml:space="preserve"> </w:t>
      </w:r>
      <w:r w:rsidRPr="513510AD" w:rsidR="007C5CD0">
        <w:rPr>
          <w:rFonts w:eastAsia="Arial"/>
        </w:rPr>
        <w:t xml:space="preserve">activity is ready for closure, </w:t>
      </w:r>
      <w:r w:rsidRPr="513510AD" w:rsidR="007C5CD0">
        <w:rPr>
          <w:rFonts w:eastAsia="Arial"/>
        </w:rPr>
        <w:t>submit</w:t>
      </w:r>
      <w:r w:rsidRPr="513510AD" w:rsidR="007C5CD0">
        <w:rPr>
          <w:rFonts w:eastAsia="Arial"/>
        </w:rPr>
        <w:t xml:space="preserve"> your recommendation </w:t>
      </w:r>
      <w:r w:rsidRPr="513510AD" w:rsidR="00D278B0">
        <w:rPr>
          <w:rFonts w:eastAsia="Arial"/>
        </w:rPr>
        <w:t>for approval by the</w:t>
      </w:r>
      <w:r w:rsidRPr="513510AD" w:rsidR="007C5CD0">
        <w:rPr>
          <w:rFonts w:eastAsia="Arial"/>
        </w:rPr>
        <w:t xml:space="preserve"> A</w:t>
      </w:r>
      <w:r w:rsidRPr="513510AD" w:rsidR="0982563D">
        <w:rPr>
          <w:rFonts w:eastAsia="Arial"/>
        </w:rPr>
        <w:t>D</w:t>
      </w:r>
      <w:r w:rsidRPr="513510AD" w:rsidR="00D7601E">
        <w:rPr>
          <w:rFonts w:eastAsia="Arial"/>
        </w:rPr>
        <w:t>/</w:t>
      </w:r>
      <w:r w:rsidRPr="513510AD" w:rsidR="007C5CD0">
        <w:rPr>
          <w:rFonts w:eastAsia="Arial"/>
        </w:rPr>
        <w:t>Operations</w:t>
      </w:r>
      <w:r w:rsidRPr="513510AD" w:rsidR="007C5CD0">
        <w:rPr>
          <w:rFonts w:eastAsia="Arial"/>
        </w:rPr>
        <w:t xml:space="preserve">. </w:t>
      </w:r>
    </w:p>
    <w:p w:rsidRPr="00A56E47" w:rsidR="007C5CD0" w:rsidP="00A56E47" w:rsidRDefault="00F94669" w14:paraId="3F22681A" w14:textId="084537A7">
      <w:pPr>
        <w:pStyle w:val="List2"/>
        <w:numPr>
          <w:ilvl w:val="0"/>
          <w:numId w:val="9"/>
        </w:numPr>
        <w:rPr>
          <w:rFonts w:eastAsia="Arial"/>
        </w:rPr>
      </w:pPr>
      <w:r w:rsidRPr="3956296F" w:rsidR="00F94669">
        <w:rPr>
          <w:rFonts w:eastAsia="Arial"/>
        </w:rPr>
        <w:t>Once the AD</w:t>
      </w:r>
      <w:r w:rsidRPr="3956296F" w:rsidR="00D7601E">
        <w:rPr>
          <w:rFonts w:eastAsia="Arial"/>
        </w:rPr>
        <w:t>/</w:t>
      </w:r>
      <w:r w:rsidRPr="3956296F" w:rsidR="00F94669">
        <w:rPr>
          <w:rFonts w:eastAsia="Arial"/>
        </w:rPr>
        <w:t xml:space="preserve">Operations </w:t>
      </w:r>
      <w:r w:rsidRPr="3956296F" w:rsidR="00F94669">
        <w:rPr>
          <w:rFonts w:eastAsia="Arial"/>
        </w:rPr>
        <w:t>has</w:t>
      </w:r>
      <w:r w:rsidRPr="3956296F" w:rsidR="00F94669">
        <w:rPr>
          <w:rFonts w:eastAsia="Arial"/>
        </w:rPr>
        <w:t xml:space="preserve"> approved the closure of the </w:t>
      </w:r>
      <w:r w:rsidRPr="3956296F" w:rsidR="00D278B0">
        <w:rPr>
          <w:rFonts w:eastAsia="Arial"/>
        </w:rPr>
        <w:t>a</w:t>
      </w:r>
      <w:r w:rsidRPr="3956296F" w:rsidR="00D278B0">
        <w:rPr>
          <w:rFonts w:eastAsia="Arial"/>
        </w:rPr>
        <w:t>c</w:t>
      </w:r>
      <w:r w:rsidRPr="3956296F" w:rsidR="00D278B0">
        <w:rPr>
          <w:rFonts w:eastAsia="Arial"/>
        </w:rPr>
        <w:t>ti</w:t>
      </w:r>
      <w:r w:rsidRPr="3956296F" w:rsidR="00D278B0">
        <w:rPr>
          <w:rFonts w:eastAsia="Arial"/>
        </w:rPr>
        <w:t>vity</w:t>
      </w:r>
      <w:r w:rsidRPr="3956296F" w:rsidR="00F94669">
        <w:rPr>
          <w:rFonts w:eastAsia="Arial"/>
        </w:rPr>
        <w:t>, i</w:t>
      </w:r>
      <w:r w:rsidRPr="3956296F" w:rsidR="007C5CD0">
        <w:rPr>
          <w:rFonts w:eastAsia="Arial"/>
        </w:rPr>
        <w:t xml:space="preserve">nform </w:t>
      </w:r>
      <w:commentRangeStart w:id="70"/>
      <w:r w:rsidRPr="3956296F" w:rsidR="007C5CD0">
        <w:rPr>
          <w:rFonts w:eastAsia="Arial"/>
        </w:rPr>
        <w:t>all key stakeholders</w:t>
      </w:r>
      <w:r w:rsidRPr="3956296F" w:rsidR="5D6E8A7B">
        <w:rPr>
          <w:rFonts w:eastAsia="Arial"/>
        </w:rPr>
        <w:t xml:space="preserve"> (</w:t>
      </w:r>
      <w:r w:rsidRPr="3956296F" w:rsidR="5D6E8A7B">
        <w:rPr>
          <w:rFonts w:eastAsia="Arial"/>
        </w:rPr>
        <w:t>ie</w:t>
      </w:r>
      <w:r w:rsidRPr="3956296F" w:rsidR="5D6E8A7B">
        <w:rPr>
          <w:rFonts w:eastAsia="Arial"/>
        </w:rPr>
        <w:t>. Logistics, Workforce, and External Relations)</w:t>
      </w:r>
      <w:r w:rsidRPr="3956296F" w:rsidR="007C5CD0">
        <w:rPr>
          <w:rFonts w:eastAsia="Arial"/>
        </w:rPr>
        <w:t xml:space="preserve"> </w:t>
      </w:r>
      <w:commentRangeEnd w:id="70"/>
      <w:r>
        <w:rPr>
          <w:rStyle w:val="CommentReference"/>
        </w:rPr>
        <w:commentReference w:id="70"/>
      </w:r>
      <w:r w:rsidRPr="3956296F" w:rsidR="007C5CD0">
        <w:rPr>
          <w:rFonts w:eastAsia="Arial"/>
        </w:rPr>
        <w:t xml:space="preserve">that the activity </w:t>
      </w:r>
      <w:r w:rsidRPr="3956296F" w:rsidR="007C5CD0">
        <w:rPr>
          <w:rFonts w:eastAsia="Arial"/>
        </w:rPr>
        <w:t>is closed</w:t>
      </w:r>
      <w:r w:rsidRPr="3956296F" w:rsidR="007C5CD0">
        <w:rPr>
          <w:rFonts w:eastAsia="Arial"/>
        </w:rPr>
        <w:t xml:space="preserve">.  </w:t>
      </w:r>
    </w:p>
    <w:p w:rsidR="00A821DC" w:rsidP="00B9548C" w:rsidRDefault="00A56E47" w14:paraId="125EBE1F" w14:textId="09769345">
      <w:pPr>
        <w:pStyle w:val="Heading2"/>
      </w:pPr>
      <w:r w:rsidR="00A56E47">
        <w:rPr/>
        <w:t>Links/Related Information</w:t>
      </w:r>
    </w:p>
    <w:p w:rsidR="00A56E47" w:rsidP="00D3019B" w:rsidRDefault="004A6E2D" w14:paraId="7EFCE34B" w14:textId="7E6E5954" w14:noSpellErr="1">
      <w:pPr>
        <w:pStyle w:val="ListParagraph"/>
        <w:numPr>
          <w:ilvl w:val="0"/>
          <w:numId w:val="10"/>
        </w:numPr>
        <w:rPr>
          <w:del w:author="White, Kevin" w:date="2025-03-08T18:26:01.598Z" w16du:dateUtc="2025-03-08T18:26:01.598Z" w:id="1675650478"/>
        </w:rPr>
      </w:pPr>
      <w:r>
        <w:fldChar w:fldCharType="begin"/>
      </w:r>
      <w:r>
        <w:instrText xml:space="preserve">HYPERLINK "https://onesource.redcross.org/page/15234"</w:instrText>
      </w:r>
      <w:r>
        <w:fldChar w:fldCharType="separate"/>
      </w:r>
      <w:r w:rsidRPr="3956296F" w:rsidR="004A6E2D">
        <w:rPr>
          <w:rStyle w:val="Hyperlink"/>
        </w:rPr>
        <w:t>Demobilization Transition Plan</w:t>
      </w:r>
      <w:r>
        <w:fldChar w:fldCharType="end"/>
      </w:r>
    </w:p>
    <w:p w:rsidR="004A6E2D" w:rsidP="3956296F" w:rsidRDefault="004A6E2D" w14:paraId="04884B98" w14:textId="77777777" w14:noSpellErr="1">
      <w:pPr>
        <w:pStyle w:val="Normal"/>
        <w:ind w:left="0"/>
        <w:pPrChange w:author="White, Kevin" w:date="2025-03-08T18:26:01.287Z">
          <w:pPr>
            <w:pStyle w:val="ListParagraph"/>
            <w:ind w:left="0"/>
          </w:pPr>
        </w:pPrChange>
      </w:pPr>
    </w:p>
    <w:sectPr w:rsidR="004A6E2D" w:rsidSect="00E34785">
      <w:footerReference w:type="default" r:id="rId14"/>
      <w:pgSz w:w="12240" w:h="15840" w:orient="portrait"/>
      <w:pgMar w:top="1008" w:right="1008" w:bottom="1440" w:left="1008" w:header="720" w:footer="432" w:gutter="0"/>
      <w:cols w:space="720"/>
      <w:docGrid w:linePitch="360"/>
      <w:sectPrChange w:author="Alvelda, Stephanie" w:date="2025-03-04T14:57:00Z" w16du:dateUtc="2025-03-04T22:57:00Z" w:id="82">
        <w:sectPr w:rsidR="004A6E2D" w:rsidSect="00E34785">
          <w:pgMar w:top="1440" w:right="1440" w:bottom="1440" w:left="1440" w:header="720" w:footer="720" w:gutter="0"/>
        </w:sectPr>
      </w:sectPrChange>
      <w:headerReference w:type="default" r:id="R6821e719ce53459a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3-04T14:55:00Z" w:id="4">
    <w:p w:rsidR="00FC35DD" w:rsidP="00FC35DD" w:rsidRDefault="00FC35DD" w14:paraId="102FC74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Yeah — flat out made this up. Just think we need to provide some context here. Consider referencing ConOps (or something else) https://onesource.redcross.org/page/13358</w:t>
      </w:r>
    </w:p>
  </w:comment>
  <w:comment w:initials="SA" w:author="Alvelda, Stephanie" w:date="2025-03-04T14:48:00Z" w:id="70">
    <w:p w:rsidR="00221467" w:rsidP="00221467" w:rsidRDefault="00221467" w14:paraId="40E9D324" w14:textId="0DA93CC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these be listed or defined?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02FC74F"/>
  <w15:commentEx w15:done="1" w15:paraId="40E9D32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15EE1A" w16cex:dateUtc="2025-03-04T22:55:00Z"/>
  <w16cex:commentExtensible w16cex:durableId="360101F1" w16cex:dateUtc="2025-03-04T22:4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2FC74F" w16cid:durableId="1215EE1A"/>
  <w16cid:commentId w16cid:paraId="40E9D324" w16cid:durableId="360101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4785" w:rsidP="00E34785" w:rsidRDefault="00E34785" w14:paraId="2F48BED4" w14:textId="77777777">
      <w:pPr>
        <w:spacing w:line="240" w:lineRule="auto"/>
      </w:pPr>
      <w:r>
        <w:separator/>
      </w:r>
    </w:p>
  </w:endnote>
  <w:endnote w:type="continuationSeparator" w:id="0">
    <w:p w:rsidR="00E34785" w:rsidP="00E34785" w:rsidRDefault="00E34785" w14:paraId="6B22A1C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4785" w:rsidRDefault="00E34785" w14:paraId="4ABDD522" w14:textId="710CDA45" w14:noSpellErr="1">
    <w:pPr>
      <w:pStyle w:val="Footer"/>
    </w:pPr>
    <w:r w:rsidR="513510AD">
      <w:rPr/>
      <w:t>MC Closing Mass Care Activities Task Sheet V.0.2 2025-03-04</w:t>
    </w:r>
  </w:p>
  <w:p w:rsidR="00E34785" w:rsidRDefault="00E34785" w14:paraId="47E30D6D" w14:textId="35C939A1" w14:noSpellErr="1">
    <w:pPr>
      <w:pStyle w:val="Footer"/>
    </w:pPr>
    <w:r w:rsidR="513510AD">
      <w:rPr/>
      <w:t>O</w:t>
    </w:r>
    <w:r w:rsidR="513510AD">
      <w:rPr/>
      <w:t>wner: Disaster Cycle Services</w:t>
    </w:r>
  </w:p>
  <w:p w:rsidR="00E34785" w:rsidRDefault="00E34785" w14:paraId="6AF0713F" w14:textId="15A3C0AD" w14:noSpellErr="1">
    <w:pPr>
      <w:pStyle w:val="Footer"/>
    </w:pPr>
    <w:r w:rsidR="513510AD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4785" w:rsidP="00E34785" w:rsidRDefault="00E34785" w14:paraId="436FD90D" w14:textId="77777777">
      <w:pPr>
        <w:spacing w:line="240" w:lineRule="auto"/>
      </w:pPr>
      <w:r>
        <w:separator/>
      </w:r>
    </w:p>
  </w:footnote>
  <w:footnote w:type="continuationSeparator" w:id="0">
    <w:p w:rsidR="00E34785" w:rsidP="00E34785" w:rsidRDefault="00E34785" w14:paraId="59134A40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513510AD" w:rsidTr="513510AD" w14:paraId="7BA8D173">
      <w:trPr>
        <w:trHeight w:val="300"/>
      </w:trPr>
      <w:tc>
        <w:tcPr>
          <w:tcW w:w="3405" w:type="dxa"/>
          <w:tcMar/>
        </w:tcPr>
        <w:p w:rsidR="513510AD" w:rsidP="513510AD" w:rsidRDefault="513510AD" w14:paraId="1C10CE8B" w14:textId="1C9C7AF7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513510AD" w:rsidP="513510AD" w:rsidRDefault="513510AD" w14:paraId="4D9F756F" w14:textId="60ED9A96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513510AD" w:rsidP="513510AD" w:rsidRDefault="513510AD" w14:paraId="46F2B3A0" w14:textId="446057D6">
          <w:pPr>
            <w:pStyle w:val="Header"/>
            <w:bidi w:val="0"/>
            <w:ind w:right="-115"/>
            <w:jc w:val="right"/>
          </w:pPr>
        </w:p>
      </w:tc>
    </w:tr>
  </w:tbl>
  <w:p w:rsidR="513510AD" w:rsidP="513510AD" w:rsidRDefault="513510AD" w14:paraId="47773EF0" w14:textId="78C56B8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3982454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1" w15:restartNumberingAfterBreak="0">
    <w:nsid w:val="08013557"/>
    <w:multiLevelType w:val="hybridMultilevel"/>
    <w:tmpl w:val="22C66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EE331A"/>
    <w:multiLevelType w:val="hybridMultilevel"/>
    <w:tmpl w:val="5C92D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9748B"/>
    <w:multiLevelType w:val="hybridMultilevel"/>
    <w:tmpl w:val="3C505D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27219"/>
    <w:multiLevelType w:val="hybridMultilevel"/>
    <w:tmpl w:val="0498A06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5E3617C6"/>
    <w:multiLevelType w:val="hybridMultilevel"/>
    <w:tmpl w:val="73A27A8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EF061BD"/>
    <w:multiLevelType w:val="hybridMultilevel"/>
    <w:tmpl w:val="12DAA0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B28D9"/>
    <w:multiLevelType w:val="hybridMultilevel"/>
    <w:tmpl w:val="EB4C5E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629F8"/>
    <w:multiLevelType w:val="hybridMultilevel"/>
    <w:tmpl w:val="10B68A16"/>
    <w:lvl w:ilvl="0" w:tplc="FFFFFFFF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2662D"/>
    <w:multiLevelType w:val="hybridMultilevel"/>
    <w:tmpl w:val="E04098C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B6684C"/>
    <w:multiLevelType w:val="hybridMultilevel"/>
    <w:tmpl w:val="E7E250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8973817">
    <w:abstractNumId w:val="0"/>
  </w:num>
  <w:num w:numId="2" w16cid:durableId="1448232497">
    <w:abstractNumId w:val="9"/>
  </w:num>
  <w:num w:numId="3" w16cid:durableId="2052805709">
    <w:abstractNumId w:val="5"/>
  </w:num>
  <w:num w:numId="4" w16cid:durableId="85618740">
    <w:abstractNumId w:val="4"/>
  </w:num>
  <w:num w:numId="5" w16cid:durableId="1109425377">
    <w:abstractNumId w:val="8"/>
  </w:num>
  <w:num w:numId="6" w16cid:durableId="1211721667">
    <w:abstractNumId w:val="7"/>
  </w:num>
  <w:num w:numId="7" w16cid:durableId="671568885">
    <w:abstractNumId w:val="2"/>
  </w:num>
  <w:num w:numId="8" w16cid:durableId="1309362881">
    <w:abstractNumId w:val="3"/>
  </w:num>
  <w:num w:numId="9" w16cid:durableId="1813525927">
    <w:abstractNumId w:val="6"/>
  </w:num>
  <w:num w:numId="10" w16cid:durableId="1006321511">
    <w:abstractNumId w:val="1"/>
  </w:num>
  <w:num w:numId="11" w16cid:durableId="23805807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elda, Stephanie">
    <w15:presenceInfo w15:providerId="AD" w15:userId="S::stephanie.alvelda@redcross.org::960add5f-dbe5-4ad0-b85f-f04f1da9db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D0"/>
    <w:rsid w:val="000D0F57"/>
    <w:rsid w:val="000E44F4"/>
    <w:rsid w:val="00114376"/>
    <w:rsid w:val="001644B2"/>
    <w:rsid w:val="001B6B1E"/>
    <w:rsid w:val="001E44BB"/>
    <w:rsid w:val="00221467"/>
    <w:rsid w:val="002A220B"/>
    <w:rsid w:val="002B035F"/>
    <w:rsid w:val="002C545A"/>
    <w:rsid w:val="003032F0"/>
    <w:rsid w:val="004A64E1"/>
    <w:rsid w:val="004A6E2D"/>
    <w:rsid w:val="005557ED"/>
    <w:rsid w:val="00595EDA"/>
    <w:rsid w:val="00614A01"/>
    <w:rsid w:val="00633F4D"/>
    <w:rsid w:val="006C4A9D"/>
    <w:rsid w:val="007C5CD0"/>
    <w:rsid w:val="008139EF"/>
    <w:rsid w:val="009137B2"/>
    <w:rsid w:val="00926A90"/>
    <w:rsid w:val="00A56E47"/>
    <w:rsid w:val="00A821DC"/>
    <w:rsid w:val="00B205CD"/>
    <w:rsid w:val="00B9548C"/>
    <w:rsid w:val="00C26FB6"/>
    <w:rsid w:val="00D278B0"/>
    <w:rsid w:val="00D3019B"/>
    <w:rsid w:val="00D331DB"/>
    <w:rsid w:val="00D7601E"/>
    <w:rsid w:val="00DB5C62"/>
    <w:rsid w:val="00E34785"/>
    <w:rsid w:val="00E34B38"/>
    <w:rsid w:val="00F30CF2"/>
    <w:rsid w:val="00F41519"/>
    <w:rsid w:val="00F74799"/>
    <w:rsid w:val="00F94669"/>
    <w:rsid w:val="00FC35DD"/>
    <w:rsid w:val="0982563D"/>
    <w:rsid w:val="0F8AE03F"/>
    <w:rsid w:val="1BE152F4"/>
    <w:rsid w:val="27261A84"/>
    <w:rsid w:val="28D1BC65"/>
    <w:rsid w:val="2C90D182"/>
    <w:rsid w:val="3956296F"/>
    <w:rsid w:val="41E3E0A9"/>
    <w:rsid w:val="513510AD"/>
    <w:rsid w:val="519E13D6"/>
    <w:rsid w:val="52AC94A6"/>
    <w:rsid w:val="551C65CD"/>
    <w:rsid w:val="5D6E8A7B"/>
    <w:rsid w:val="5DF82376"/>
    <w:rsid w:val="69D3D362"/>
    <w:rsid w:val="7539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64A7"/>
  <w15:chartTrackingRefBased/>
  <w15:docId w15:val="{CE491D7C-FDB3-4868-BC79-F303AC2A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A56E47"/>
    <w:pPr>
      <w:spacing w:after="0" w:line="276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A56E47"/>
    <w:pPr>
      <w:keepNext/>
      <w:keepLines/>
      <w:spacing w:before="240" w:after="240"/>
      <w:outlineLvl w:val="0"/>
    </w:pPr>
    <w:rPr>
      <w:rFonts w:ascii="Georgia" w:hAnsi="Georgia"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548C"/>
    <w:pPr>
      <w:keepNext/>
      <w:keepLines/>
      <w:spacing w:before="240" w:after="240"/>
      <w:outlineLvl w:val="1"/>
      <w:pPrChange w:author="Alvelda, Stephanie" w:date="2025-03-04T14:54:00Z" w:id="0">
        <w:pPr>
          <w:keepNext/>
          <w:keepLines/>
          <w:spacing w:before="240" w:after="240" w:line="276" w:lineRule="auto"/>
          <w:outlineLvl w:val="1"/>
        </w:pPr>
      </w:pPrChange>
    </w:pPr>
    <w:rPr>
      <w:rFonts w:eastAsiaTheme="majorEastAsia" w:cstheme="majorBidi"/>
      <w:color w:val="C00000"/>
      <w:sz w:val="32"/>
      <w:szCs w:val="32"/>
      <w:rPrChange w:author="Alvelda, Stephanie" w:date="2025-03-04T14:54:00Z" w:id="0">
        <w:rPr>
          <w:rFonts w:ascii="Arial" w:hAnsi="Arial" w:eastAsiaTheme="majorEastAsia" w:cstheme="majorBidi"/>
          <w:color w:val="C00000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6E47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D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D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D0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D0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D0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D0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A56E47"/>
    <w:rPr>
      <w:rFonts w:ascii="Georgia" w:hAnsi="Georgia"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B9548C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A56E47"/>
    <w:rPr>
      <w:rFonts w:ascii="Arial" w:hAnsi="Arial"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7C5CD0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5CD0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5CD0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5CD0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5CD0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5CD0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C5CD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5CD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D0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5CD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CD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5CD0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C5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D0"/>
    <w:rPr>
      <w:b/>
      <w:bCs/>
      <w:smallCaps/>
      <w:color w:val="0F4761" w:themeColor="accent1" w:themeShade="BF"/>
      <w:spacing w:val="5"/>
    </w:rPr>
  </w:style>
  <w:style w:type="paragraph" w:styleId="ListBullet3">
    <w:name w:val="List Bullet 3"/>
    <w:basedOn w:val="Normal"/>
    <w:uiPriority w:val="99"/>
    <w:unhideWhenUsed/>
    <w:rsid w:val="007C5CD0"/>
    <w:pPr>
      <w:numPr>
        <w:numId w:val="1"/>
      </w:numPr>
      <w:contextualSpacing/>
    </w:pPr>
  </w:style>
  <w:style w:type="paragraph" w:styleId="List2">
    <w:name w:val="List 2"/>
    <w:basedOn w:val="Normal"/>
    <w:uiPriority w:val="99"/>
    <w:unhideWhenUsed/>
    <w:rsid w:val="007C5CD0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A56E47"/>
    <w:pPr>
      <w:spacing w:after="0" w:line="240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A6E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E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14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46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21467"/>
    <w:rPr>
      <w:rFonts w:ascii="Arial" w:hAnsi="Arial" w:eastAsia="Times New Roman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46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21467"/>
    <w:rPr>
      <w:rFonts w:ascii="Arial" w:hAnsi="Arial" w:eastAsia="Times New Roman" w:cs="Times New Roman"/>
      <w:b/>
      <w:bCs/>
      <w:color w:val="000000" w:themeColor="text1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478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4785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478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4785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.xml" Id="R6821e719ce5345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Props1.xml><?xml version="1.0" encoding="utf-8"?>
<ds:datastoreItem xmlns:ds="http://schemas.openxmlformats.org/officeDocument/2006/customXml" ds:itemID="{3FEB529B-87F4-4F6D-9E51-224ED90E8C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C95F11-0690-46A3-AE05-C8ACBFA73DA1}"/>
</file>

<file path=customXml/itemProps3.xml><?xml version="1.0" encoding="utf-8"?>
<ds:datastoreItem xmlns:ds="http://schemas.openxmlformats.org/officeDocument/2006/customXml" ds:itemID="{D9E06AB0-B7BB-4581-B875-91D8E4C02F24}">
  <ds:schemaRefs>
    <ds:schemaRef ds:uri="http://schemas.microsoft.com/office/2006/metadata/properties"/>
    <ds:schemaRef ds:uri="http://schemas.microsoft.com/office/infopath/2007/PartnerControls"/>
    <ds:schemaRef ds:uri="ed395852-369f-4a1f-8b86-6f8fd104f17f"/>
    <ds:schemaRef ds:uri="01dccb1f-d07c-451a-b1db-a25d04656521"/>
    <ds:schemaRef ds:uri="2bdd1514-616d-4e9f-a83e-cf2b4c98f710"/>
    <ds:schemaRef ds:uri="f3f3559c-2728-4180-8fe9-17ca1b852a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31</cp:revision>
  <dcterms:created xsi:type="dcterms:W3CDTF">2024-12-19T15:28:00Z</dcterms:created>
  <dcterms:modified xsi:type="dcterms:W3CDTF">2025-03-08T18:27:04Z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