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39F2" w:rsidP="006E6F8B" w:rsidRDefault="00C639F2" w14:paraId="7344354E" w14:textId="01008383">
      <w:pPr>
        <w:pStyle w:val="Heading1"/>
      </w:pPr>
      <w:commentRangeStart w:id="0"/>
      <w:commentRangeStart w:id="1"/>
      <w:r w:rsidR="005F572E">
        <w:rPr/>
        <w:t>Ensuring the Mass Care Team ha</w:t>
      </w:r>
      <w:r w:rsidR="005F572E">
        <w:rPr/>
        <w:t>s access to</w:t>
      </w:r>
      <w:r w:rsidR="00C639F2">
        <w:rPr/>
        <w:t xml:space="preserve"> </w:t>
      </w:r>
      <w:r w:rsidR="006D6B8A">
        <w:rPr/>
        <w:t>S</w:t>
      </w:r>
      <w:r w:rsidR="00C639F2">
        <w:rPr/>
        <w:t xml:space="preserve">ituational </w:t>
      </w:r>
      <w:r w:rsidR="006D6B8A">
        <w:rPr/>
        <w:t>A</w:t>
      </w:r>
      <w:r w:rsidR="00C639F2">
        <w:rPr/>
        <w:t xml:space="preserve">wareness </w:t>
      </w:r>
      <w:r w:rsidR="006D6B8A">
        <w:rPr/>
        <w:t>R</w:t>
      </w:r>
      <w:r w:rsidR="00C639F2">
        <w:rPr/>
        <w:t>eports</w:t>
      </w:r>
      <w:r w:rsidR="00A50355">
        <w:rPr/>
        <w:t xml:space="preserve"> Task Sheet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 w:rsidRPr="00281362" w:rsidR="006E6F8B" w:rsidP="006E6F8B" w:rsidRDefault="006E6F8B" w14:paraId="5BE8BD18" w14:textId="76709F94" w14:noSpellErr="1">
      <w:pPr>
        <w:rPr>
          <w:b w:val="1"/>
          <w:bCs w:val="1"/>
          <w:rPrChange w:author="" w16du:dateUtc="2025-03-05T16:22:00Z" w:id="1637380852">
            <w:rPr/>
          </w:rPrChange>
        </w:rPr>
      </w:pPr>
      <w:r w:rsidRPr="541DB6F7" w:rsidR="006E6F8B">
        <w:rPr>
          <w:b w:val="1"/>
          <w:bCs w:val="1"/>
        </w:rPr>
        <w:t>Description:</w:t>
      </w:r>
      <w:r w:rsidRPr="541DB6F7" w:rsidR="00151257">
        <w:rPr>
          <w:b w:val="1"/>
          <w:bCs w:val="1"/>
        </w:rPr>
        <w:t xml:space="preserve"> Guidance for reviewing staffing rosters and distribution lists to ensure access to </w:t>
      </w:r>
      <w:r w:rsidRPr="541DB6F7" w:rsidR="00281362">
        <w:rPr>
          <w:b w:val="1"/>
          <w:bCs w:val="1"/>
        </w:rPr>
        <w:t xml:space="preserve">DRO </w:t>
      </w:r>
      <w:r w:rsidRPr="541DB6F7" w:rsidR="00151257">
        <w:rPr>
          <w:b w:val="1"/>
          <w:bCs w:val="1"/>
        </w:rPr>
        <w:t>reports</w:t>
      </w:r>
      <w:r w:rsidRPr="541DB6F7" w:rsidR="00281362">
        <w:rPr>
          <w:b w:val="1"/>
          <w:bCs w:val="1"/>
        </w:rPr>
        <w:t>, meetin</w:t>
      </w:r>
      <w:r w:rsidRPr="541DB6F7" w:rsidR="00281362">
        <w:rPr>
          <w:b w:val="1"/>
          <w:bCs w:val="1"/>
        </w:rPr>
        <w:t>g</w:t>
      </w:r>
      <w:r w:rsidRPr="541DB6F7" w:rsidR="00281362">
        <w:rPr>
          <w:b w:val="1"/>
          <w:bCs w:val="1"/>
        </w:rPr>
        <w:t>s,</w:t>
      </w:r>
      <w:r w:rsidRPr="541DB6F7" w:rsidR="00151257">
        <w:rPr>
          <w:b w:val="1"/>
          <w:bCs w:val="1"/>
        </w:rPr>
        <w:t xml:space="preserve"> </w:t>
      </w:r>
      <w:r w:rsidRPr="541DB6F7" w:rsidR="00281362">
        <w:rPr>
          <w:b w:val="1"/>
          <w:bCs w:val="1"/>
        </w:rPr>
        <w:t>and emails</w:t>
      </w:r>
    </w:p>
    <w:p w:rsidRPr="006E6F8B" w:rsidR="006E6F8B" w:rsidP="006E6F8B" w:rsidRDefault="006E6F8B" w14:paraId="3895D27A" w14:textId="77777777"/>
    <w:p w:rsidRPr="006D3301" w:rsidR="00C639F2" w:rsidP="541DB6F7" w:rsidRDefault="00C639F2" w14:paraId="1ABDD631" w14:textId="7A9D8041">
      <w:pPr>
        <w:rPr>
          <w:rFonts w:eastAsia="Arial"/>
          <w:i w:val="1"/>
          <w:iCs w:val="1"/>
        </w:rPr>
      </w:pPr>
      <w:r w:rsidRPr="541DB6F7" w:rsidR="00C639F2">
        <w:rPr>
          <w:rFonts w:eastAsia="Arial"/>
          <w:i w:val="1"/>
          <w:iCs w:val="1"/>
        </w:rPr>
        <w:t xml:space="preserve">Typically performed by: </w:t>
      </w:r>
      <w:r w:rsidRPr="541DB6F7" w:rsidR="00D66120">
        <w:rPr>
          <w:rFonts w:eastAsia="Arial"/>
          <w:i w:val="1"/>
          <w:iCs w:val="1"/>
        </w:rPr>
        <w:t>HQ</w:t>
      </w:r>
      <w:r w:rsidRPr="541DB6F7" w:rsidR="00C639F2">
        <w:rPr>
          <w:rFonts w:eastAsia="Arial"/>
          <w:i w:val="1"/>
          <w:iCs w:val="1"/>
        </w:rPr>
        <w:t xml:space="preserve"> Mass Care Chiefs </w:t>
      </w:r>
    </w:p>
    <w:p w:rsidRPr="006D3301" w:rsidR="00C639F2" w:rsidP="541DB6F7" w:rsidRDefault="00C639F2" w14:paraId="7FCEDC28" w14:textId="7D79C777">
      <w:pPr>
        <w:rPr>
          <w:rFonts w:eastAsia="Arial"/>
          <w:i w:val="1"/>
          <w:iCs w:val="1"/>
        </w:rPr>
      </w:pPr>
      <w:r w:rsidRPr="541DB6F7" w:rsidR="00C639F2">
        <w:rPr>
          <w:rFonts w:eastAsia="Arial"/>
          <w:i w:val="1"/>
          <w:iCs w:val="1"/>
        </w:rPr>
        <w:t>Supporting on the task:</w:t>
      </w:r>
      <w:r w:rsidRPr="541DB6F7" w:rsidR="00D66120">
        <w:rPr>
          <w:rFonts w:eastAsia="Arial"/>
          <w:i w:val="1"/>
          <w:iCs w:val="1"/>
        </w:rPr>
        <w:t xml:space="preserve"> </w:t>
      </w:r>
      <w:r w:rsidRPr="541DB6F7" w:rsidR="00C639F2">
        <w:rPr>
          <w:rFonts w:eastAsia="Arial"/>
          <w:i w:val="1"/>
          <w:iCs w:val="1"/>
        </w:rPr>
        <w:t xml:space="preserve">Workforce </w:t>
      </w:r>
      <w:r w:rsidRPr="541DB6F7" w:rsidR="00D66120">
        <w:rPr>
          <w:rFonts w:eastAsia="Arial"/>
          <w:i w:val="1"/>
          <w:iCs w:val="1"/>
        </w:rPr>
        <w:t>s</w:t>
      </w:r>
      <w:r w:rsidRPr="541DB6F7" w:rsidR="00D66120">
        <w:rPr>
          <w:rFonts w:eastAsia="Arial"/>
          <w:i w:val="1"/>
          <w:iCs w:val="1"/>
        </w:rPr>
        <w:t>ection</w:t>
      </w:r>
      <w:r w:rsidRPr="541DB6F7" w:rsidR="00C639F2">
        <w:rPr>
          <w:rFonts w:eastAsia="Arial"/>
          <w:i w:val="1"/>
          <w:iCs w:val="1"/>
        </w:rPr>
        <w:t xml:space="preserve">, Information &amp; Planning </w:t>
      </w:r>
      <w:r w:rsidRPr="541DB6F7" w:rsidR="00D66120">
        <w:rPr>
          <w:rFonts w:eastAsia="Arial"/>
          <w:i w:val="1"/>
          <w:iCs w:val="1"/>
        </w:rPr>
        <w:t>s</w:t>
      </w:r>
      <w:r w:rsidRPr="541DB6F7" w:rsidR="00D66120">
        <w:rPr>
          <w:rFonts w:eastAsia="Arial"/>
          <w:i w:val="1"/>
          <w:iCs w:val="1"/>
        </w:rPr>
        <w:t>ection</w:t>
      </w:r>
      <w:r w:rsidRPr="541DB6F7" w:rsidR="00C639F2">
        <w:rPr>
          <w:rFonts w:eastAsia="Arial"/>
          <w:i w:val="1"/>
          <w:iCs w:val="1"/>
        </w:rPr>
        <w:t xml:space="preserve">, and External Relations </w:t>
      </w:r>
      <w:r w:rsidRPr="541DB6F7" w:rsidR="00D66120">
        <w:rPr>
          <w:rFonts w:eastAsia="Arial"/>
          <w:i w:val="1"/>
          <w:iCs w:val="1"/>
        </w:rPr>
        <w:t>s</w:t>
      </w:r>
      <w:r w:rsidRPr="541DB6F7" w:rsidR="00D66120">
        <w:rPr>
          <w:rFonts w:eastAsia="Arial"/>
          <w:i w:val="1"/>
          <w:iCs w:val="1"/>
        </w:rPr>
        <w:t>ection</w:t>
      </w:r>
    </w:p>
    <w:p w:rsidR="00C639F2" w:rsidP="0027415C" w:rsidRDefault="006E6F8B" w14:paraId="3DE0D9E0" w14:textId="199FA1A0" w14:noSpellErr="1">
      <w:pPr>
        <w:pStyle w:val="Heading2"/>
      </w:pPr>
      <w:r w:rsidR="006E6F8B">
        <w:rPr/>
        <w:t>Considerations</w:t>
      </w:r>
    </w:p>
    <w:p w:rsidR="0027415C" w:rsidP="0027415C" w:rsidRDefault="00B47F40" w14:paraId="2604308F" w14:textId="3ECC82A8" w14:noSpellErr="1">
      <w:pPr>
        <w:pStyle w:val="ListParagraph"/>
        <w:numPr>
          <w:ilvl w:val="0"/>
          <w:numId w:val="14"/>
        </w:numPr>
        <w:rPr>
          <w:rFonts w:eastAsia="Arial"/>
        </w:rPr>
      </w:pPr>
      <w:commentRangeStart w:id="32"/>
      <w:r w:rsidRPr="541DB6F7" w:rsidR="00B47F40">
        <w:rPr>
          <w:rFonts w:eastAsia="Arial"/>
        </w:rPr>
        <w:t xml:space="preserve">On any disaster relief operation (DRO), information is communicated via a series of </w:t>
      </w:r>
      <w:r w:rsidRPr="541DB6F7" w:rsidR="00093E9E">
        <w:rPr>
          <w:rFonts w:eastAsia="Arial"/>
        </w:rPr>
        <w:t>systems, reports, a</w:t>
      </w:r>
      <w:r w:rsidRPr="541DB6F7" w:rsidR="00093E9E">
        <w:rPr>
          <w:rFonts w:eastAsia="Arial"/>
        </w:rPr>
        <w:t>nd meetings. This information is designed to be shared with the specific roles who need it</w:t>
      </w:r>
      <w:r w:rsidRPr="541DB6F7" w:rsidR="00DA7EE5">
        <w:rPr>
          <w:rFonts w:eastAsia="Arial"/>
        </w:rPr>
        <w:t>.</w:t>
      </w:r>
    </w:p>
    <w:p w:rsidR="00DA7EE5" w:rsidP="0027415C" w:rsidRDefault="00DA7EE5" w14:paraId="30A07037" w14:textId="792B9CCD">
      <w:pPr>
        <w:pStyle w:val="ListParagraph"/>
        <w:numPr>
          <w:ilvl w:val="0"/>
          <w:numId w:val="14"/>
        </w:numPr>
        <w:rPr>
          <w:rFonts w:eastAsia="Arial"/>
        </w:rPr>
      </w:pPr>
      <w:r w:rsidRPr="541DB6F7" w:rsidR="00DA7EE5">
        <w:rPr>
          <w:rFonts w:eastAsia="Arial"/>
        </w:rPr>
        <w:t xml:space="preserve">Due to the temporary nature of DRO assignments, the </w:t>
      </w:r>
      <w:r w:rsidRPr="541DB6F7" w:rsidR="00DA7EE5">
        <w:rPr>
          <w:rFonts w:eastAsia="Arial"/>
        </w:rPr>
        <w:t xml:space="preserve">HQ Mass Care Chief </w:t>
      </w:r>
      <w:r w:rsidRPr="541DB6F7" w:rsidR="00CA7977">
        <w:rPr>
          <w:rFonts w:eastAsia="Arial"/>
        </w:rPr>
        <w:t>must</w:t>
      </w:r>
      <w:r w:rsidRPr="541DB6F7" w:rsidR="00DB04E3">
        <w:rPr>
          <w:rFonts w:eastAsia="Arial"/>
        </w:rPr>
        <w:t xml:space="preserve"> ensure the individuals assigned to the operation are included in the distribution of these reports.</w:t>
      </w:r>
    </w:p>
    <w:p w:rsidRPr="009D6553" w:rsidR="008C73E5" w:rsidP="541DB6F7" w:rsidRDefault="008C73E5" w14:paraId="2C6C6738" w14:textId="563DF3E0">
      <w:pPr>
        <w:pStyle w:val="ListParagraph"/>
        <w:numPr>
          <w:ilvl w:val="0"/>
          <w:numId w:val="14"/>
        </w:numPr>
        <w:rPr>
          <w:rFonts w:eastAsia="Arial"/>
        </w:rPr>
      </w:pPr>
      <w:r w:rsidRPr="541DB6F7" w:rsidR="008C73E5">
        <w:rPr>
          <w:rFonts w:eastAsia="Arial"/>
        </w:rPr>
        <w:t>Some DR</w:t>
      </w:r>
      <w:r w:rsidRPr="541DB6F7" w:rsidR="008C73E5">
        <w:rPr>
          <w:rFonts w:eastAsia="Arial"/>
        </w:rPr>
        <w:t xml:space="preserve">O information is also available via systems, like </w:t>
      </w:r>
      <w:r w:rsidRPr="541DB6F7" w:rsidR="00671E45">
        <w:rPr>
          <w:rFonts w:eastAsia="Arial"/>
        </w:rPr>
        <w:t xml:space="preserve">the DRO Teams site, </w:t>
      </w:r>
      <w:r w:rsidRPr="541DB6F7" w:rsidR="008C73E5">
        <w:rPr>
          <w:rFonts w:eastAsia="Arial"/>
        </w:rPr>
        <w:t>RC View</w:t>
      </w:r>
      <w:r w:rsidRPr="541DB6F7" w:rsidR="00671E45">
        <w:rPr>
          <w:rFonts w:eastAsia="Arial"/>
        </w:rPr>
        <w:t>,</w:t>
      </w:r>
      <w:r w:rsidRPr="541DB6F7" w:rsidR="008C73E5">
        <w:rPr>
          <w:rFonts w:eastAsia="Arial"/>
        </w:rPr>
        <w:t xml:space="preserve"> and </w:t>
      </w:r>
      <w:r w:rsidRPr="541DB6F7" w:rsidR="008C73E5">
        <w:rPr>
          <w:rFonts w:eastAsia="Arial"/>
        </w:rPr>
        <w:t>WebEOC</w:t>
      </w:r>
      <w:r w:rsidRPr="541DB6F7" w:rsidR="008C73E5">
        <w:rPr>
          <w:rFonts w:eastAsia="Arial"/>
        </w:rPr>
        <w:t>.</w:t>
      </w:r>
    </w:p>
    <w:p w:rsidR="00E75C1F" w:rsidRDefault="0036204F" w14:paraId="4EE7FB66" w14:textId="56E4B956" w14:noSpellErr="1">
      <w:pPr>
        <w:pStyle w:val="ListParagraph"/>
        <w:numPr>
          <w:ilvl w:val="1"/>
          <w:numId w:val="14"/>
        </w:numPr>
        <w:rPr>
          <w:rFonts w:eastAsia="Arial"/>
        </w:rPr>
      </w:pPr>
      <w:r w:rsidRPr="541DB6F7" w:rsidR="0036204F">
        <w:rPr>
          <w:rFonts w:eastAsia="Arial"/>
        </w:rPr>
        <w:t>WebEOC</w:t>
      </w:r>
      <w:r w:rsidR="0036204F">
        <w:rPr>
          <w:rFonts w:eastAsia="Arial"/>
        </w:rPr>
        <w:t xml:space="preserve"> boards are available by </w:t>
      </w:r>
      <w:r w:rsidR="008017BC">
        <w:rPr>
          <w:rFonts w:eastAsia="Arial"/>
        </w:rPr>
        <w:t xml:space="preserve">role/assignment. </w:t>
      </w:r>
      <w:r w:rsidR="0039682B">
        <w:rPr>
          <w:rFonts w:eastAsia="Arial"/>
        </w:rPr>
        <w:t xml:space="preserve">See the </w:t>
      </w:r>
      <w:ins w:author="Alvelda, Stephanie" w:date="2025-03-05T08:21:00Z" w16du:dateUtc="2025-03-05T16:21:00Z" w:id="58">
        <w:r w:rsidRPr="541DB6F7">
          <w:rPr>
            <w:rFonts w:eastAsia="Arial"/>
          </w:rPr>
          <w:fldChar w:fldCharType="begin"/>
        </w:r>
        <w:r w:rsidRPr="541DB6F7">
          <w:rPr>
            <w:rFonts w:eastAsia="Arial"/>
          </w:rPr>
          <w:instrText xml:space="preserve">HYPERLINK "https://onesource.redcross.org/page/13854"</w:instrText>
        </w:r>
        <w:r w:rsidR="00671E45">
          <w:rPr>
            <w:rFonts w:eastAsia="Arial"/>
          </w:rPr>
        </w:r>
        <w:r w:rsidRPr="541DB6F7">
          <w:rPr>
            <w:rFonts w:eastAsia="Arial"/>
          </w:rPr>
          <w:fldChar w:fldCharType="separate"/>
        </w:r>
      </w:ins>
      <w:r w:rsidRPr="00671E45" w:rsidR="0039682B">
        <w:rPr>
          <w:rStyle w:val="Hyperlink"/>
          <w:rFonts w:eastAsia="Arial"/>
        </w:rPr>
        <w:t>WebEOC Information Hub</w:t>
      </w:r>
      <w:ins w:author="Alvelda, Stephanie" w:date="2025-03-05T08:21:00Z" w16du:dateUtc="2025-03-05T16:21:00Z" w:id="58">
        <w:r w:rsidRPr="541DB6F7">
          <w:rPr>
            <w:rFonts w:eastAsia="Arial"/>
          </w:rPr>
          <w:fldChar w:fldCharType="end"/>
        </w:r>
      </w:ins>
      <w:r w:rsidRPr="541DB6F7" w:rsidR="0039682B">
        <w:rPr>
          <w:rFonts w:eastAsia="Arial"/>
        </w:rPr>
        <w:t xml:space="preserve"> for information about role-specific access to </w:t>
      </w:r>
      <w:r w:rsidRPr="541DB6F7" w:rsidR="0039682B">
        <w:rPr>
          <w:rFonts w:eastAsia="Arial"/>
        </w:rPr>
        <w:t>WebEOC</w:t>
      </w:r>
      <w:r w:rsidR="0039682B">
        <w:rPr>
          <w:rFonts w:eastAsia="Arial"/>
        </w:rPr>
        <w:t xml:space="preserve">.</w:t>
      </w:r>
      <w:ins w:author="Alvelda, Stephanie" w:date="2025-03-05T08:22:00Z" w16du:dateUtc="2025-03-05T16:22:00Z" w:id="60">
        <w:commentRangeEnd w:id="32"/>
        <w:r w:rsidR="002905EA">
          <w:rPr>
            <w:rStyle w:val="CommentReference"/>
          </w:rPr>
          <w:commentReference w:id="32"/>
        </w:r>
        <w:r>
          <w:rPr>
            <w:rStyle w:val="CommentReference"/>
          </w:rPr>
        </w:r>
      </w:ins>
    </w:p>
    <w:p w:rsidRPr="0027415C" w:rsidR="009D6553" w:rsidP="541DB6F7" w:rsidRDefault="009D6553" w14:paraId="1CA217BA" w14:textId="7E40306C" w14:noSpellErr="1">
      <w:pPr>
        <w:pStyle w:val="ListParagraph"/>
        <w:numPr>
          <w:ilvl w:val="1"/>
          <w:numId w:val="14"/>
        </w:numPr>
        <w:rPr>
          <w:rFonts w:eastAsia="Arial"/>
          <w:rPrChange w:author="" w16du:dateUtc="2025-03-05T16:15:00Z" w:id="408968144">
            <w:rPr>
              <w:color w:val="000000" w:themeColor="text1"/>
            </w:rPr>
          </w:rPrChange>
        </w:rPr>
      </w:pPr>
      <w:r w:rsidRPr="541DB6F7" w:rsidR="009D6553">
        <w:rPr>
          <w:rFonts w:eastAsia="Arial"/>
        </w:rPr>
        <w:t>Mass Care Activity Leadership should have access to the National Operations Summary (to link).</w:t>
      </w:r>
    </w:p>
    <w:p w:rsidRPr="0027415C" w:rsidR="00C639F2" w:rsidP="0027415C" w:rsidRDefault="00C639F2" w14:paraId="76133D37" w14:textId="2FE15A14">
      <w:pPr>
        <w:pStyle w:val="Heading2"/>
      </w:pPr>
      <w:r w:rsidR="00C639F2">
        <w:rPr/>
        <w:t xml:space="preserve">What </w:t>
      </w:r>
      <w:r w:rsidR="00A50355">
        <w:rPr/>
        <w:t>T</w:t>
      </w:r>
      <w:r w:rsidR="00A50355">
        <w:rPr/>
        <w:t xml:space="preserve">o </w:t>
      </w:r>
      <w:r w:rsidR="00A50355">
        <w:rPr/>
        <w:t>D</w:t>
      </w:r>
      <w:r w:rsidR="00A50355">
        <w:rPr/>
        <w:t xml:space="preserve">o </w:t>
      </w:r>
    </w:p>
    <w:p w:rsidRPr="00C63432" w:rsidR="00C639F2" w:rsidP="4E847210" w:rsidRDefault="00E02920" w14:paraId="5B2054D3" w14:textId="0397317F">
      <w:pPr>
        <w:pStyle w:val="List2"/>
        <w:rPr>
          <w:rFonts w:eastAsia="Arial"/>
        </w:rPr>
      </w:pPr>
      <w:r w:rsidRPr="4E847210" w:rsidR="00E02920">
        <w:rPr>
          <w:rFonts w:eastAsia="Arial"/>
        </w:rPr>
        <w:t>Work</w:t>
      </w:r>
      <w:r w:rsidRPr="4E847210" w:rsidR="00C639F2">
        <w:rPr>
          <w:rFonts w:eastAsia="Arial"/>
        </w:rPr>
        <w:t xml:space="preserve"> with the Information &amp; Planning </w:t>
      </w:r>
      <w:r w:rsidRPr="4E847210" w:rsidR="00D66120">
        <w:rPr>
          <w:rFonts w:eastAsia="Arial"/>
        </w:rPr>
        <w:t>s</w:t>
      </w:r>
      <w:r w:rsidRPr="4E847210" w:rsidR="00D66120">
        <w:rPr>
          <w:rFonts w:eastAsia="Arial"/>
        </w:rPr>
        <w:t xml:space="preserve">ection </w:t>
      </w:r>
      <w:r w:rsidRPr="4E847210" w:rsidR="00C639F2">
        <w:rPr>
          <w:rFonts w:eastAsia="Arial"/>
        </w:rPr>
        <w:t xml:space="preserve">to </w:t>
      </w:r>
      <w:r w:rsidRPr="4E847210" w:rsidR="00D66120">
        <w:rPr>
          <w:rFonts w:eastAsia="Arial"/>
        </w:rPr>
        <w:t>get</w:t>
      </w:r>
      <w:r w:rsidRPr="4E847210" w:rsidR="00D66120">
        <w:rPr>
          <w:rFonts w:eastAsia="Arial"/>
        </w:rPr>
        <w:t xml:space="preserve"> </w:t>
      </w:r>
      <w:r w:rsidRPr="4E847210" w:rsidR="00C639F2">
        <w:rPr>
          <w:rFonts w:eastAsia="Arial"/>
        </w:rPr>
        <w:t xml:space="preserve">a list of reports, daily emails, distribution lists, and other sources that the </w:t>
      </w:r>
      <w:r w:rsidRPr="4E847210" w:rsidR="00D66120">
        <w:rPr>
          <w:rFonts w:eastAsia="Arial"/>
        </w:rPr>
        <w:t>d</w:t>
      </w:r>
      <w:r w:rsidRPr="4E847210" w:rsidR="00D66120">
        <w:rPr>
          <w:rFonts w:eastAsia="Arial"/>
        </w:rPr>
        <w:t xml:space="preserve">isaster </w:t>
      </w:r>
      <w:r w:rsidRPr="4E847210" w:rsidR="00D66120">
        <w:rPr>
          <w:rFonts w:eastAsia="Arial"/>
        </w:rPr>
        <w:t>r</w:t>
      </w:r>
      <w:r w:rsidRPr="4E847210" w:rsidR="00D66120">
        <w:rPr>
          <w:rFonts w:eastAsia="Arial"/>
        </w:rPr>
        <w:t xml:space="preserve">elief </w:t>
      </w:r>
      <w:r w:rsidRPr="4E847210" w:rsidR="00D66120">
        <w:rPr>
          <w:rFonts w:eastAsia="Arial"/>
        </w:rPr>
        <w:t>o</w:t>
      </w:r>
      <w:r w:rsidRPr="4E847210" w:rsidR="00D66120">
        <w:rPr>
          <w:rFonts w:eastAsia="Arial"/>
        </w:rPr>
        <w:t>peration</w:t>
      </w:r>
      <w:r w:rsidRPr="4E847210" w:rsidR="00D66120">
        <w:rPr>
          <w:rFonts w:eastAsia="Arial"/>
        </w:rPr>
        <w:t xml:space="preserve"> </w:t>
      </w:r>
      <w:r w:rsidRPr="4E847210" w:rsidR="004269E1">
        <w:rPr>
          <w:rFonts w:eastAsia="Arial"/>
        </w:rPr>
        <w:t>(DRO)</w:t>
      </w:r>
      <w:r w:rsidRPr="4E847210" w:rsidR="00C639F2">
        <w:rPr>
          <w:rFonts w:eastAsia="Arial"/>
        </w:rPr>
        <w:t xml:space="preserve"> </w:t>
      </w:r>
      <w:r w:rsidRPr="4E847210" w:rsidR="00D66120">
        <w:rPr>
          <w:rFonts w:eastAsia="Arial"/>
        </w:rPr>
        <w:t>uses</w:t>
      </w:r>
      <w:r w:rsidRPr="4E847210" w:rsidR="00C639F2">
        <w:rPr>
          <w:rFonts w:eastAsia="Arial"/>
        </w:rPr>
        <w:t xml:space="preserve"> to communicate</w:t>
      </w:r>
      <w:r w:rsidRPr="4E847210" w:rsidR="001B18C6">
        <w:rPr>
          <w:rFonts w:eastAsia="Arial"/>
        </w:rPr>
        <w:t xml:space="preserve"> about </w:t>
      </w:r>
      <w:r w:rsidRPr="4E847210" w:rsidR="00753AE0">
        <w:rPr>
          <w:rFonts w:eastAsia="Arial"/>
        </w:rPr>
        <w:t>planning and service delivery</w:t>
      </w:r>
      <w:r w:rsidRPr="4E847210" w:rsidR="00C639F2">
        <w:rPr>
          <w:rFonts w:eastAsia="Arial"/>
        </w:rPr>
        <w:t>.</w:t>
      </w:r>
    </w:p>
    <w:p w:rsidR="0AFCE338" w:rsidP="4E847210" w:rsidRDefault="0AFCE338" w14:paraId="38B0EF9E" w14:textId="231AB9C6">
      <w:pPr>
        <w:pStyle w:val="List2"/>
        <w:numPr>
          <w:ilvl w:val="0"/>
          <w:numId w:val="12"/>
        </w:numPr>
        <w:rPr>
          <w:rFonts w:eastAsia="Arial"/>
        </w:rPr>
      </w:pPr>
      <w:commentRangeStart w:id="936150848"/>
      <w:r w:rsidRPr="4E847210" w:rsidR="0AFCE338">
        <w:rPr>
          <w:rFonts w:eastAsia="Arial"/>
        </w:rPr>
        <w:t xml:space="preserve">Some reports, such as the Incident Action Plan (IAP), are distributed for every operations period via an automatic distribution list linked to Volunteer Connection. </w:t>
      </w:r>
      <w:commentRangeEnd w:id="936150848"/>
      <w:r>
        <w:rPr>
          <w:rStyle w:val="CommentReference"/>
        </w:rPr>
        <w:commentReference w:id="936150848"/>
      </w:r>
    </w:p>
    <w:p w:rsidR="0AFCE338" w:rsidP="4E847210" w:rsidRDefault="0AFCE338" w14:noSpellErr="1" w14:paraId="210C5ED5" w14:textId="6083F640">
      <w:pPr>
        <w:pStyle w:val="ListBullet3"/>
        <w:rPr>
          <w:rFonts w:eastAsia="Arial"/>
        </w:rPr>
      </w:pPr>
      <w:r w:rsidRPr="4E847210" w:rsidR="0AFCE338">
        <w:rPr>
          <w:rFonts w:eastAsia="Arial"/>
        </w:rPr>
        <w:t xml:space="preserve">If someone is not getting the IAP, please work with </w:t>
      </w:r>
      <w:r w:rsidRPr="4E847210" w:rsidR="0AFCE338">
        <w:rPr>
          <w:rFonts w:eastAsia="Arial"/>
        </w:rPr>
        <w:t>Workforce</w:t>
      </w:r>
      <w:r w:rsidRPr="4E847210" w:rsidR="0AFCE338">
        <w:rPr>
          <w:rFonts w:eastAsia="Arial"/>
        </w:rPr>
        <w:t xml:space="preserve"> to ensure they are assigned to the operations correctly. </w:t>
      </w:r>
    </w:p>
    <w:p w:rsidR="0AFCE338" w:rsidP="4E847210" w:rsidRDefault="0AFCE338" w14:paraId="00CA6205" w14:textId="6AEBB287">
      <w:pPr>
        <w:pStyle w:val="ListBullet3"/>
        <w:rPr>
          <w:del w:author="White, Kevin" w:date="2025-05-15T17:58:42.943Z" w16du:dateUtc="2025-05-15T17:58:42.943Z" w:id="1808370136"/>
          <w:rFonts w:eastAsia="Arial"/>
        </w:rPr>
      </w:pPr>
      <w:r w:rsidRPr="4E847210" w:rsidR="0AFCE338">
        <w:rPr>
          <w:rFonts w:eastAsia="Arial"/>
        </w:rPr>
        <w:t xml:space="preserve">Typically, an operational period lasts for 24 hours. </w:t>
      </w:r>
      <w:r w:rsidRPr="4E847210" w:rsidR="0AFCE338">
        <w:rPr>
          <w:rFonts w:eastAsia="Arial"/>
        </w:rPr>
        <w:t>However</w:t>
      </w:r>
      <w:r w:rsidRPr="4E847210" w:rsidR="0AFCE338">
        <w:rPr>
          <w:rFonts w:eastAsia="Arial"/>
        </w:rPr>
        <w:t xml:space="preserve"> there are Operations in week the operations period may be for several days (</w:t>
      </w:r>
      <w:r w:rsidRPr="4E847210" w:rsidR="0AFCE338">
        <w:rPr>
          <w:rFonts w:eastAsia="Arial"/>
        </w:rPr>
        <w:t>i.e.</w:t>
      </w:r>
      <w:r w:rsidRPr="4E847210" w:rsidR="0AFCE338">
        <w:rPr>
          <w:rFonts w:eastAsia="Arial"/>
        </w:rPr>
        <w:t xml:space="preserve"> </w:t>
      </w:r>
      <w:r w:rsidRPr="4E847210" w:rsidR="0AFCE338">
        <w:rPr>
          <w:rFonts w:eastAsia="Arial"/>
        </w:rPr>
        <w:t>72 hours</w:t>
      </w:r>
      <w:r w:rsidRPr="4E847210" w:rsidR="0AFCE338">
        <w:rPr>
          <w:rFonts w:eastAsia="Arial"/>
        </w:rPr>
        <w:t xml:space="preserve"> or 7-days).</w:t>
      </w:r>
    </w:p>
    <w:p w:rsidR="4E847210" w:rsidP="4E847210" w:rsidRDefault="4E847210" w14:paraId="18C5826E" w14:textId="1179FEB5">
      <w:pPr>
        <w:pStyle w:val="List2"/>
        <w:ind w:left="0" w:hanging="0"/>
        <w:rPr>
          <w:rFonts w:eastAsia="Arial"/>
        </w:rPr>
      </w:pPr>
    </w:p>
    <w:p w:rsidRPr="00C63432" w:rsidR="00C639F2" w:rsidP="541DB6F7" w:rsidRDefault="00C639F2" w14:paraId="02630796" w14:textId="26F928A7">
      <w:pPr>
        <w:pStyle w:val="ListBullet3"/>
        <w:rPr>
          <w:rFonts w:eastAsia="Arial"/>
        </w:rPr>
      </w:pPr>
      <w:r w:rsidRPr="541DB6F7" w:rsidR="00C639F2">
        <w:rPr>
          <w:rFonts w:eastAsia="Arial"/>
        </w:rPr>
        <w:t xml:space="preserve">Common items </w:t>
      </w:r>
      <w:r w:rsidRPr="541DB6F7" w:rsidR="00D66120">
        <w:rPr>
          <w:rFonts w:eastAsia="Arial"/>
        </w:rPr>
        <w:t>include</w:t>
      </w:r>
      <w:r w:rsidRPr="541DB6F7" w:rsidR="00C639F2">
        <w:rPr>
          <w:rFonts w:eastAsia="Arial"/>
        </w:rPr>
        <w:t xml:space="preserve"> DRO Teams </w:t>
      </w:r>
      <w:r w:rsidRPr="541DB6F7" w:rsidR="00CF4EE0">
        <w:rPr>
          <w:rFonts w:eastAsia="Arial"/>
        </w:rPr>
        <w:t>s</w:t>
      </w:r>
      <w:r w:rsidRPr="541DB6F7" w:rsidR="00CF4EE0">
        <w:rPr>
          <w:rFonts w:eastAsia="Arial"/>
        </w:rPr>
        <w:t>ite</w:t>
      </w:r>
      <w:r w:rsidRPr="541DB6F7" w:rsidR="00CF4EE0">
        <w:rPr>
          <w:rFonts w:eastAsia="Arial"/>
        </w:rPr>
        <w:t xml:space="preserve"> </w:t>
      </w:r>
      <w:r w:rsidRPr="541DB6F7" w:rsidR="004269E1">
        <w:rPr>
          <w:rFonts w:eastAsia="Arial"/>
        </w:rPr>
        <w:t xml:space="preserve">and </w:t>
      </w:r>
      <w:r w:rsidRPr="541DB6F7" w:rsidR="00CF4EE0">
        <w:rPr>
          <w:rFonts w:eastAsia="Arial"/>
        </w:rPr>
        <w:t>Operational Planning Worksheets (</w:t>
      </w:r>
      <w:r w:rsidRPr="541DB6F7" w:rsidR="00C639F2">
        <w:rPr>
          <w:rFonts w:eastAsia="Arial"/>
        </w:rPr>
        <w:t>215</w:t>
      </w:r>
      <w:r w:rsidRPr="541DB6F7" w:rsidR="00CF4EE0">
        <w:rPr>
          <w:rFonts w:eastAsia="Arial"/>
        </w:rPr>
        <w:t>)</w:t>
      </w:r>
      <w:r w:rsidRPr="541DB6F7" w:rsidR="00927972">
        <w:rPr>
          <w:rFonts w:eastAsia="Arial"/>
        </w:rPr>
        <w:t>.</w:t>
      </w:r>
    </w:p>
    <w:p w:rsidRPr="00C63432" w:rsidR="00C639F2" w:rsidP="541DB6F7" w:rsidRDefault="00C639F2" w14:paraId="62AD099F" w14:textId="29862807">
      <w:pPr>
        <w:pStyle w:val="ListBullet3"/>
        <w:rPr>
          <w:rFonts w:eastAsia="Arial"/>
        </w:rPr>
      </w:pPr>
      <w:r w:rsidRPr="541DB6F7" w:rsidR="00C639F2">
        <w:rPr>
          <w:rFonts w:eastAsia="Arial"/>
        </w:rPr>
        <w:t xml:space="preserve">Connect with the Workforce </w:t>
      </w:r>
      <w:r w:rsidRPr="541DB6F7" w:rsidR="00927972">
        <w:rPr>
          <w:rFonts w:eastAsia="Arial"/>
        </w:rPr>
        <w:t>s</w:t>
      </w:r>
      <w:r w:rsidRPr="541DB6F7" w:rsidR="00927972">
        <w:rPr>
          <w:rFonts w:eastAsia="Arial"/>
        </w:rPr>
        <w:t xml:space="preserve">ection </w:t>
      </w:r>
      <w:r w:rsidRPr="541DB6F7" w:rsidR="00C639F2">
        <w:rPr>
          <w:rFonts w:eastAsia="Arial"/>
        </w:rPr>
        <w:t xml:space="preserve">to get a list of reports, daily emails, distribution lists, and other sources that the </w:t>
      </w:r>
      <w:r w:rsidRPr="541DB6F7" w:rsidR="006B4A74">
        <w:rPr>
          <w:rFonts w:eastAsia="Arial"/>
        </w:rPr>
        <w:t>d</w:t>
      </w:r>
      <w:r w:rsidRPr="541DB6F7" w:rsidR="006B4A74">
        <w:rPr>
          <w:rFonts w:eastAsia="Arial"/>
        </w:rPr>
        <w:t xml:space="preserve">isaster </w:t>
      </w:r>
      <w:r w:rsidRPr="541DB6F7" w:rsidR="006B4A74">
        <w:rPr>
          <w:rFonts w:eastAsia="Arial"/>
        </w:rPr>
        <w:t>r</w:t>
      </w:r>
      <w:r w:rsidRPr="541DB6F7" w:rsidR="006B4A74">
        <w:rPr>
          <w:rFonts w:eastAsia="Arial"/>
        </w:rPr>
        <w:t xml:space="preserve">elief </w:t>
      </w:r>
      <w:r w:rsidRPr="541DB6F7" w:rsidR="006B4A74">
        <w:rPr>
          <w:rFonts w:eastAsia="Arial"/>
        </w:rPr>
        <w:t>o</w:t>
      </w:r>
      <w:r w:rsidRPr="541DB6F7" w:rsidR="006B4A74">
        <w:rPr>
          <w:rFonts w:eastAsia="Arial"/>
        </w:rPr>
        <w:t xml:space="preserve">peration </w:t>
      </w:r>
      <w:r w:rsidRPr="541DB6F7" w:rsidR="001B18C6">
        <w:rPr>
          <w:rFonts w:eastAsia="Arial"/>
        </w:rPr>
        <w:t>uses</w:t>
      </w:r>
      <w:r w:rsidRPr="541DB6F7" w:rsidR="00C639F2">
        <w:rPr>
          <w:rFonts w:eastAsia="Arial"/>
        </w:rPr>
        <w:t xml:space="preserve"> to communicate</w:t>
      </w:r>
      <w:r w:rsidRPr="541DB6F7" w:rsidR="00753AE0">
        <w:rPr>
          <w:rFonts w:eastAsia="Arial"/>
        </w:rPr>
        <w:t xml:space="preserve"> about staffing</w:t>
      </w:r>
      <w:r w:rsidRPr="541DB6F7" w:rsidR="00C639F2">
        <w:rPr>
          <w:rFonts w:eastAsia="Arial"/>
        </w:rPr>
        <w:t xml:space="preserve">. </w:t>
      </w:r>
    </w:p>
    <w:p w:rsidRPr="00C63432" w:rsidR="00C639F2" w:rsidP="541DB6F7" w:rsidRDefault="00C639F2" w14:paraId="23570F13" w14:textId="1C157CA6">
      <w:pPr>
        <w:pStyle w:val="ListBullet3"/>
        <w:rPr>
          <w:rFonts w:eastAsia="Arial"/>
        </w:rPr>
      </w:pPr>
      <w:r w:rsidRPr="1B8A2471" w:rsidR="00C639F2">
        <w:rPr>
          <w:rFonts w:eastAsia="Arial"/>
        </w:rPr>
        <w:t xml:space="preserve">Common reports </w:t>
      </w:r>
      <w:r w:rsidRPr="1B8A2471" w:rsidR="0032261C">
        <w:rPr>
          <w:rFonts w:eastAsia="Arial"/>
        </w:rPr>
        <w:t>include</w:t>
      </w:r>
      <w:r w:rsidRPr="1B8A2471" w:rsidR="0032261C">
        <w:rPr>
          <w:rFonts w:eastAsia="Arial"/>
        </w:rPr>
        <w:t xml:space="preserve"> </w:t>
      </w:r>
      <w:ins w:author="White, Kevin" w:date="2025-07-23T18:46:23.586Z" w:id="375895077">
        <w:r w:rsidRPr="1B8A2471" w:rsidR="3EF1A2D4">
          <w:rPr>
            <w:rFonts w:eastAsia="Arial"/>
          </w:rPr>
          <w:t xml:space="preserve">the responder application, </w:t>
        </w:r>
      </w:ins>
      <w:r w:rsidRPr="1B8A2471" w:rsidR="00816E89">
        <w:rPr>
          <w:rFonts w:eastAsia="Arial"/>
        </w:rPr>
        <w:t>s</w:t>
      </w:r>
      <w:r w:rsidRPr="1B8A2471" w:rsidR="00816E89">
        <w:rPr>
          <w:rFonts w:eastAsia="Arial"/>
        </w:rPr>
        <w:t xml:space="preserve">taffing </w:t>
      </w:r>
      <w:r w:rsidRPr="1B8A2471" w:rsidR="00816E89">
        <w:rPr>
          <w:rFonts w:eastAsia="Arial"/>
        </w:rPr>
        <w:t>r</w:t>
      </w:r>
      <w:r w:rsidRPr="1B8A2471" w:rsidR="00816E89">
        <w:rPr>
          <w:rFonts w:eastAsia="Arial"/>
        </w:rPr>
        <w:t>osters</w:t>
      </w:r>
      <w:r w:rsidRPr="1B8A2471" w:rsidR="00C639F2">
        <w:rPr>
          <w:rFonts w:eastAsia="Arial"/>
        </w:rPr>
        <w:t xml:space="preserve">, Arrival Roster, </w:t>
      </w:r>
      <w:r w:rsidRPr="1B8A2471" w:rsidR="006DE3DE">
        <w:rPr>
          <w:rFonts w:eastAsia="Arial"/>
        </w:rPr>
        <w:t>and</w:t>
      </w:r>
      <w:r w:rsidRPr="1B8A2471" w:rsidR="00C639F2">
        <w:rPr>
          <w:rFonts w:eastAsia="Arial"/>
        </w:rPr>
        <w:t xml:space="preserve"> </w:t>
      </w:r>
      <w:r w:rsidRPr="1B8A2471" w:rsidR="00C639F2">
        <w:rPr>
          <w:rFonts w:eastAsia="Arial"/>
        </w:rPr>
        <w:t>Air Travel Roster</w:t>
      </w:r>
      <w:r w:rsidRPr="1B8A2471" w:rsidR="1FC6AA15">
        <w:rPr>
          <w:rFonts w:eastAsia="Arial"/>
        </w:rPr>
        <w:t>.</w:t>
      </w:r>
    </w:p>
    <w:p w:rsidRPr="00C63432" w:rsidR="00C639F2" w:rsidP="541DB6F7" w:rsidRDefault="1FC6AA15" w14:paraId="5DEA1E79" w14:textId="7E2E5E97">
      <w:pPr>
        <w:pStyle w:val="List2"/>
        <w:numPr>
          <w:ilvl w:val="1"/>
          <w:numId w:val="12"/>
        </w:numPr>
        <w:rPr>
          <w:rFonts w:eastAsia="Arial"/>
        </w:rPr>
      </w:pPr>
      <w:r w:rsidRPr="541DB6F7" w:rsidR="1FC6AA15">
        <w:rPr>
          <w:rFonts w:eastAsia="Arial"/>
        </w:rPr>
        <w:t>Review</w:t>
      </w:r>
      <w:r w:rsidRPr="541DB6F7" w:rsidR="00C639F2">
        <w:rPr>
          <w:rFonts w:eastAsia="Arial"/>
        </w:rPr>
        <w:t xml:space="preserve"> </w:t>
      </w:r>
      <w:r w:rsidRPr="541DB6F7" w:rsidR="00C639F2">
        <w:rPr>
          <w:rFonts w:eastAsia="Arial"/>
        </w:rPr>
        <w:t>the</w:t>
      </w:r>
      <w:r w:rsidRPr="541DB6F7" w:rsidR="00C639F2">
        <w:rPr>
          <w:rFonts w:eastAsia="Arial"/>
        </w:rPr>
        <w:t xml:space="preserve"> staff roster for your headquarters staff</w:t>
      </w:r>
      <w:r w:rsidRPr="541DB6F7" w:rsidR="0032261C">
        <w:rPr>
          <w:rFonts w:eastAsia="Arial"/>
        </w:rPr>
        <w:t xml:space="preserve">. Ensure the staff roster is correct and </w:t>
      </w:r>
      <w:r w:rsidRPr="541DB6F7" w:rsidR="0032261C">
        <w:rPr>
          <w:rFonts w:eastAsia="Arial"/>
        </w:rPr>
        <w:t>complete, and</w:t>
      </w:r>
      <w:r w:rsidRPr="541DB6F7" w:rsidR="0032261C">
        <w:rPr>
          <w:rFonts w:eastAsia="Arial"/>
        </w:rPr>
        <w:t xml:space="preserve"> review the roster to </w:t>
      </w:r>
      <w:r w:rsidRPr="541DB6F7" w:rsidR="0032261C">
        <w:rPr>
          <w:rFonts w:eastAsia="Arial"/>
        </w:rPr>
        <w:t>identify</w:t>
      </w:r>
      <w:r w:rsidRPr="541DB6F7" w:rsidR="0032261C">
        <w:rPr>
          <w:rFonts w:eastAsia="Arial"/>
        </w:rPr>
        <w:t xml:space="preserve"> which individuals (by role) need access to reports.</w:t>
      </w:r>
    </w:p>
    <w:p w:rsidRPr="00C63432" w:rsidR="00C639F2" w:rsidP="541DB6F7" w:rsidRDefault="00C639F2" w14:paraId="799FE83D" w14:textId="15D5E90A">
      <w:pPr>
        <w:pStyle w:val="ListBullet3"/>
        <w:rPr>
          <w:rFonts w:eastAsia="Arial"/>
        </w:rPr>
      </w:pPr>
      <w:r w:rsidRPr="541DB6F7" w:rsidR="00C639F2">
        <w:rPr>
          <w:rFonts w:eastAsia="Arial"/>
        </w:rPr>
        <w:t xml:space="preserve">If you </w:t>
      </w:r>
      <w:r w:rsidRPr="541DB6F7" w:rsidR="00C639F2">
        <w:rPr>
          <w:rFonts w:eastAsia="Arial"/>
        </w:rPr>
        <w:t>do</w:t>
      </w:r>
      <w:r w:rsidRPr="541DB6F7" w:rsidR="4CFC31A5">
        <w:rPr>
          <w:rFonts w:eastAsia="Arial"/>
        </w:rPr>
        <w:t xml:space="preserve"> not</w:t>
      </w:r>
      <w:r w:rsidRPr="541DB6F7" w:rsidR="4CFC31A5">
        <w:rPr>
          <w:rFonts w:eastAsia="Arial"/>
        </w:rPr>
        <w:t xml:space="preserve"> </w:t>
      </w:r>
      <w:r w:rsidRPr="541DB6F7" w:rsidR="00C639F2">
        <w:rPr>
          <w:rFonts w:eastAsia="Arial"/>
        </w:rPr>
        <w:t>have</w:t>
      </w:r>
      <w:r w:rsidRPr="541DB6F7" w:rsidR="00C639F2">
        <w:rPr>
          <w:rFonts w:eastAsia="Arial"/>
        </w:rPr>
        <w:t xml:space="preserve"> a staff roster, work with </w:t>
      </w:r>
      <w:r w:rsidRPr="541DB6F7" w:rsidR="7589A7A2">
        <w:rPr>
          <w:rFonts w:eastAsia="Arial"/>
        </w:rPr>
        <w:t xml:space="preserve">the </w:t>
      </w:r>
      <w:r w:rsidRPr="541DB6F7" w:rsidR="7011F054">
        <w:rPr>
          <w:rFonts w:eastAsia="Arial"/>
        </w:rPr>
        <w:t>W</w:t>
      </w:r>
      <w:r w:rsidRPr="541DB6F7" w:rsidR="00C639F2">
        <w:rPr>
          <w:rFonts w:eastAsia="Arial"/>
        </w:rPr>
        <w:t>orkforce</w:t>
      </w:r>
      <w:r w:rsidRPr="541DB6F7" w:rsidR="00C639F2">
        <w:rPr>
          <w:rFonts w:eastAsia="Arial"/>
        </w:rPr>
        <w:t xml:space="preserve"> </w:t>
      </w:r>
      <w:r w:rsidRPr="541DB6F7" w:rsidR="00FB29F4">
        <w:rPr>
          <w:rFonts w:eastAsia="Arial"/>
        </w:rPr>
        <w:t>s</w:t>
      </w:r>
      <w:r w:rsidRPr="541DB6F7" w:rsidR="00FB29F4">
        <w:rPr>
          <w:rFonts w:eastAsia="Arial"/>
        </w:rPr>
        <w:t>ection</w:t>
      </w:r>
      <w:r w:rsidRPr="541DB6F7" w:rsidR="00FB29F4">
        <w:rPr>
          <w:rFonts w:eastAsia="Arial"/>
        </w:rPr>
        <w:t xml:space="preserve"> </w:t>
      </w:r>
      <w:r w:rsidRPr="541DB6F7" w:rsidR="00C639F2">
        <w:rPr>
          <w:rFonts w:eastAsia="Arial"/>
        </w:rPr>
        <w:t xml:space="preserve">to </w:t>
      </w:r>
      <w:r w:rsidRPr="541DB6F7" w:rsidR="00240752">
        <w:rPr>
          <w:rFonts w:eastAsia="Arial"/>
        </w:rPr>
        <w:t>get</w:t>
      </w:r>
      <w:r w:rsidRPr="541DB6F7" w:rsidR="00240752">
        <w:rPr>
          <w:rFonts w:eastAsia="Arial"/>
        </w:rPr>
        <w:t xml:space="preserve"> </w:t>
      </w:r>
      <w:r w:rsidRPr="541DB6F7" w:rsidR="00C639F2">
        <w:rPr>
          <w:rFonts w:eastAsia="Arial"/>
        </w:rPr>
        <w:t xml:space="preserve">one. </w:t>
      </w:r>
    </w:p>
    <w:p w:rsidRPr="00C63432" w:rsidR="00C639F2" w:rsidP="541DB6F7" w:rsidRDefault="00C639F2" w14:paraId="5CEC04A4" w14:textId="3B97D5FE">
      <w:pPr>
        <w:pStyle w:val="ListBullet3"/>
        <w:rPr>
          <w:rFonts w:eastAsia="Arial"/>
        </w:rPr>
      </w:pPr>
      <w:r w:rsidRPr="541DB6F7" w:rsidR="0032261C">
        <w:rPr>
          <w:rFonts w:eastAsia="Arial"/>
        </w:rPr>
        <w:t>Work</w:t>
      </w:r>
      <w:r w:rsidRPr="541DB6F7" w:rsidR="00C639F2">
        <w:rPr>
          <w:rFonts w:eastAsia="Arial"/>
        </w:rPr>
        <w:t xml:space="preserve"> with the Workforce </w:t>
      </w:r>
      <w:r w:rsidRPr="541DB6F7" w:rsidR="0948E825">
        <w:rPr>
          <w:rFonts w:eastAsia="Arial"/>
        </w:rPr>
        <w:t>S</w:t>
      </w:r>
      <w:r w:rsidRPr="541DB6F7" w:rsidR="00C639F2">
        <w:rPr>
          <w:rFonts w:eastAsia="Arial"/>
        </w:rPr>
        <w:t>ection</w:t>
      </w:r>
      <w:r w:rsidRPr="541DB6F7" w:rsidR="00C639F2">
        <w:rPr>
          <w:rFonts w:eastAsia="Arial"/>
        </w:rPr>
        <w:t xml:space="preserve"> to </w:t>
      </w:r>
      <w:r w:rsidRPr="541DB6F7" w:rsidR="00C639F2">
        <w:rPr>
          <w:rFonts w:eastAsia="Arial"/>
        </w:rPr>
        <w:t>resolve</w:t>
      </w:r>
      <w:r w:rsidRPr="541DB6F7" w:rsidR="57136247">
        <w:rPr>
          <w:rFonts w:eastAsia="Arial"/>
        </w:rPr>
        <w:t xml:space="preserve"> </w:t>
      </w:r>
      <w:r w:rsidRPr="541DB6F7" w:rsidR="0032261C">
        <w:rPr>
          <w:rFonts w:eastAsia="Arial"/>
        </w:rPr>
        <w:t>any corrections needed</w:t>
      </w:r>
      <w:r w:rsidRPr="541DB6F7" w:rsidR="00C639F2">
        <w:rPr>
          <w:rFonts w:eastAsia="Arial"/>
        </w:rPr>
        <w:t xml:space="preserve">. </w:t>
      </w:r>
    </w:p>
    <w:p w:rsidRPr="00C63432" w:rsidR="00C639F2" w:rsidP="541DB6F7" w:rsidRDefault="00C639F2" w14:paraId="393D13FB" w14:textId="7310A6F4">
      <w:pPr>
        <w:pStyle w:val="List2"/>
        <w:numPr>
          <w:ilvl w:val="0"/>
          <w:numId w:val="13"/>
        </w:numPr>
        <w:ind/>
        <w:rPr>
          <w:rFonts w:eastAsia="Arial"/>
        </w:rPr>
      </w:pPr>
      <w:r w:rsidRPr="541DB6F7" w:rsidR="00C639F2">
        <w:rPr>
          <w:rFonts w:eastAsia="Arial"/>
        </w:rPr>
        <w:t>Submit</w:t>
      </w:r>
      <w:r w:rsidRPr="541DB6F7" w:rsidR="00240752">
        <w:rPr>
          <w:rFonts w:eastAsia="Arial"/>
        </w:rPr>
        <w:t xml:space="preserve"> the</w:t>
      </w:r>
      <w:r w:rsidRPr="541DB6F7" w:rsidR="00C639F2">
        <w:rPr>
          <w:rFonts w:eastAsia="Arial"/>
        </w:rPr>
        <w:t xml:space="preserve"> names </w:t>
      </w:r>
      <w:r w:rsidRPr="541DB6F7" w:rsidR="00240752">
        <w:rPr>
          <w:rFonts w:eastAsia="Arial"/>
        </w:rPr>
        <w:t>of people who should receive</w:t>
      </w:r>
      <w:r w:rsidRPr="541DB6F7" w:rsidR="00240752">
        <w:rPr>
          <w:rFonts w:eastAsia="Arial"/>
        </w:rPr>
        <w:t xml:space="preserve"> </w:t>
      </w:r>
      <w:r w:rsidRPr="541DB6F7" w:rsidR="00C639F2">
        <w:rPr>
          <w:rFonts w:eastAsia="Arial"/>
        </w:rPr>
        <w:t xml:space="preserve">reports to </w:t>
      </w:r>
      <w:r w:rsidRPr="541DB6F7" w:rsidR="7ACADFE8">
        <w:rPr>
          <w:rFonts w:eastAsia="Arial"/>
        </w:rPr>
        <w:t xml:space="preserve">the </w:t>
      </w:r>
      <w:r w:rsidRPr="541DB6F7" w:rsidR="00C639F2">
        <w:rPr>
          <w:rFonts w:eastAsia="Arial"/>
        </w:rPr>
        <w:t>Information</w:t>
      </w:r>
      <w:r w:rsidRPr="541DB6F7" w:rsidR="00C639F2">
        <w:rPr>
          <w:rFonts w:eastAsia="Arial"/>
        </w:rPr>
        <w:t xml:space="preserve"> &amp; Planning </w:t>
      </w:r>
      <w:r w:rsidRPr="541DB6F7" w:rsidR="00C639F2">
        <w:rPr>
          <w:rFonts w:eastAsia="Arial"/>
        </w:rPr>
        <w:t xml:space="preserve">and </w:t>
      </w:r>
      <w:r w:rsidRPr="541DB6F7" w:rsidR="00C639F2">
        <w:rPr>
          <w:rFonts w:eastAsia="Arial"/>
        </w:rPr>
        <w:t xml:space="preserve">Workforce </w:t>
      </w:r>
      <w:r w:rsidRPr="541DB6F7" w:rsidR="00240752">
        <w:rPr>
          <w:rFonts w:eastAsia="Arial"/>
        </w:rPr>
        <w:t>s</w:t>
      </w:r>
      <w:r w:rsidRPr="541DB6F7" w:rsidR="00240752">
        <w:rPr>
          <w:rFonts w:eastAsia="Arial"/>
        </w:rPr>
        <w:t>ection</w:t>
      </w:r>
      <w:r w:rsidRPr="541DB6F7" w:rsidR="00240752">
        <w:rPr>
          <w:rFonts w:eastAsia="Arial"/>
        </w:rPr>
        <w:t>s</w:t>
      </w:r>
      <w:r w:rsidRPr="541DB6F7" w:rsidR="37E05236">
        <w:rPr>
          <w:rFonts w:eastAsia="Arial"/>
        </w:rPr>
        <w:t>.</w:t>
      </w:r>
      <w:r w:rsidRPr="541DB6F7" w:rsidR="00C639F2">
        <w:rPr>
          <w:rFonts w:eastAsia="Arial"/>
        </w:rPr>
        <w:t xml:space="preserve"> </w:t>
      </w:r>
    </w:p>
    <w:p w:rsidR="000E44F4" w:rsidP="00A1176A" w:rsidRDefault="006E6F8B" w14:paraId="176400D0" w14:textId="5FD3B6F2" w14:noSpellErr="1">
      <w:pPr>
        <w:pStyle w:val="Heading2"/>
      </w:pPr>
      <w:r w:rsidR="006E6F8B">
        <w:rPr/>
        <w:t>Links / Related</w:t>
      </w:r>
      <w:r w:rsidR="00A1176A">
        <w:rPr/>
        <w:t xml:space="preserve"> Information</w:t>
      </w:r>
    </w:p>
    <w:p w:rsidR="00281362" w:rsidP="00281362" w:rsidRDefault="00227390" w14:paraId="50AE8E68" w14:textId="5F3A81CD" w14:noSpellErr="1">
      <w:pPr>
        <w:pStyle w:val="ListParagraph"/>
        <w:numPr>
          <w:ilvl w:val="0"/>
          <w:numId w:val="15"/>
        </w:numPr>
        <w:rPr/>
      </w:pPr>
      <w:ins w:author="Alvelda, Stephanie" w:date="2025-03-05T08:24:00Z" w16du:dateUtc="2025-03-05T16:24:00Z" w:id="169">
        <w:r w:rsidRPr="541DB6F7">
          <w:rPr>
            <w:rFonts w:eastAsia="Arial"/>
          </w:rPr>
          <w:fldChar w:fldCharType="begin"/>
        </w:r>
        <w:r w:rsidRPr="541DB6F7">
          <w:rPr>
            <w:rFonts w:eastAsia="Arial"/>
          </w:rPr>
          <w:instrText xml:space="preserve">HYPERLINK "https://onesource.redcross.org/page/13854"</w:instrText>
        </w:r>
        <w:r>
          <w:rPr>
            <w:rFonts w:eastAsia="Arial"/>
          </w:rPr>
        </w:r>
        <w:r w:rsidRPr="541DB6F7">
          <w:rPr>
            <w:rFonts w:eastAsia="Arial"/>
          </w:rPr>
          <w:fldChar w:fldCharType="separate"/>
        </w:r>
      </w:ins>
      <w:r w:rsidRPr="00671E45" w:rsidR="00227390">
        <w:rPr>
          <w:rStyle w:val="Hyperlink"/>
          <w:rFonts w:eastAsia="Arial"/>
        </w:rPr>
        <w:t>WebEOC Information Hub</w:t>
      </w:r>
      <w:ins w:author="Alvelda, Stephanie" w:date="2025-03-05T08:24:00Z" w16du:dateUtc="2025-03-05T16:24:00Z" w:id="169">
        <w:r w:rsidRPr="541DB6F7">
          <w:rPr>
            <w:rFonts w:eastAsia="Arial"/>
          </w:rPr>
          <w:fldChar w:fldCharType="end"/>
        </w:r>
      </w:ins>
    </w:p>
    <w:p w:rsidRPr="00281362" w:rsidR="00281362" w:rsidP="541DB6F7" w:rsidRDefault="00227390" w14:paraId="2F9A7443" w14:textId="359CCE91" w14:noSpellErr="1">
      <w:pPr>
        <w:pStyle w:val="ListParagraph"/>
        <w:numPr>
          <w:ilvl w:val="0"/>
          <w:numId w:val="15"/>
        </w:numPr>
        <w:rPr/>
      </w:pPr>
      <w:r>
        <w:fldChar w:fldCharType="begin"/>
      </w:r>
      <w:r>
        <w:instrText xml:space="preserve">HYPERLINK "https://onesource.redcross.org/page/13339"</w:instrText>
      </w:r>
      <w:r>
        <w:fldChar w:fldCharType="separate"/>
      </w:r>
      <w:r w:rsidRPr="541DB6F7" w:rsidR="00643709">
        <w:rPr>
          <w:rStyle w:val="Hyperlink"/>
        </w:rPr>
        <w:t>Using MS Teams for DROs</w:t>
      </w:r>
      <w:r>
        <w:fldChar w:fldCharType="end"/>
      </w:r>
    </w:p>
    <w:sectPr w:rsidRPr="00281362" w:rsidR="00281362" w:rsidSect="00927972">
      <w:footerReference w:type="default" r:id="rId14"/>
      <w:pgSz w:w="12240" w:h="15840" w:orient="portrait"/>
      <w:pgMar w:top="1008" w:right="1008" w:bottom="1440" w:left="1008" w:header="720" w:footer="432" w:gutter="0"/>
      <w:cols w:space="720"/>
      <w:docGrid w:linePitch="360"/>
      <w:sectPrChange w:author="Alvelda, Stephanie" w:date="2025-03-05T08:06:00Z" w16du:dateUtc="2025-03-05T16:06:00Z" w:id="177">
        <w:sectPr w:rsidRPr="00281362" w:rsidR="00281362" w:rsidSect="00927972">
          <w:pgMar w:top="1440" w:right="1440" w:bottom="1440" w:left="1440" w:header="720" w:footer="720" w:gutter="0"/>
        </w:sectPr>
      </w:sectPrChange>
      <w:headerReference w:type="default" r:id="Rda7337ccc1d74fa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A" w:author="Alvelda, Stephanie" w:date="2025-03-05T08:28:00Z" w:id="0">
    <w:p w:rsidR="00402EB1" w:rsidP="00402EB1" w:rsidRDefault="00402EB1" w14:paraId="7AF86BB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Concerned that this title is not specific enough for the OneSource search engine. (How will searchers know this is specific to Mass Care?)</w:t>
      </w:r>
    </w:p>
  </w:comment>
  <w:comment w:initials="KW" w:author="White, Kevin" w:date="2025-03-12T12:13:00Z" w:id="1">
    <w:p w:rsidR="005F572E" w:rsidP="005F572E" w:rsidRDefault="005F572E" w14:paraId="35384F9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Does this work?</w:t>
      </w:r>
    </w:p>
  </w:comment>
  <w:comment w:initials="SA" w:author="Alvelda, Stephanie" w:date="2025-03-05T08:22:00Z" w:id="32">
    <w:p w:rsidR="002905EA" w:rsidP="002905EA" w:rsidRDefault="002905EA" w14:paraId="62E1DF4B" w14:textId="269F8B4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Made this up, so please review and edit, as appropriate.</w:t>
      </w:r>
    </w:p>
  </w:comment>
  <w:comment xmlns:w="http://schemas.openxmlformats.org/wordprocessingml/2006/main" w:initials="AS" w:author="Alvelda, Stephanie" w:date="2025-03-05T00:10:00" w:id="936150848">
    <w:p xmlns:w14="http://schemas.microsoft.com/office/word/2010/wordml" xmlns:w="http://schemas.openxmlformats.org/wordprocessingml/2006/main" w:rsidR="79091305" w:rsidRDefault="1134FEAF" w14:paraId="56891767" w14:textId="325787B5">
      <w:pPr>
        <w:pStyle w:val="CommentText"/>
      </w:pPr>
      <w:r>
        <w:rPr>
          <w:rStyle w:val="CommentReference"/>
        </w:rPr>
        <w:annotationRef/>
      </w:r>
      <w:r w:rsidRPr="2CB7BB52" w:rsidR="6AF04221">
        <w:rPr>
          <w:color w:val="000000"/>
        </w:rPr>
        <w:t>Do we need to include a note about what to do if not on that distro or if not receiving that report?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AF86BB9"/>
  <w15:commentEx w15:done="0" w15:paraId="35384F9F" w15:paraIdParent="7AF86BB9"/>
  <w15:commentEx w15:done="1" w15:paraId="62E1DF4B"/>
  <w15:commentEx w15:done="1" w15:paraId="5689176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820EAC6" w16cex:dateUtc="2025-03-05T16:28:00Z"/>
  <w16cex:commentExtensible w16cex:durableId="1BD407E5" w16cex:dateUtc="2025-03-12T17:13:00Z"/>
  <w16cex:commentExtensible w16cex:durableId="1BBE38DF" w16cex:dateUtc="2025-03-05T16:22:00Z"/>
  <w16cex:commentExtensible w16cex:durableId="52F8E3EA" w16cex:dateUtc="2025-03-05T16:1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AF86BB9" w16cid:durableId="3820EAC6"/>
  <w16cid:commentId w16cid:paraId="35384F9F" w16cid:durableId="1BD407E5"/>
  <w16cid:commentId w16cid:paraId="62E1DF4B" w16cid:durableId="1BBE38DF"/>
  <w16cid:commentId w16cid:paraId="56891767" w16cid:durableId="52F8E3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0355" w:rsidP="00A50355" w:rsidRDefault="00A50355" w14:paraId="6BD461C8" w14:textId="77777777">
      <w:pPr>
        <w:spacing w:line="240" w:lineRule="auto"/>
      </w:pPr>
      <w:r>
        <w:separator/>
      </w:r>
    </w:p>
  </w:endnote>
  <w:endnote w:type="continuationSeparator" w:id="0">
    <w:p w:rsidR="00A50355" w:rsidP="00A50355" w:rsidRDefault="00A50355" w14:paraId="0B4705C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0355" w:rsidRDefault="00A50355" w14:paraId="1DC384B9" w14:textId="10CD4573" w14:noSpellErr="1">
    <w:pPr>
      <w:pStyle w:val="Footer"/>
    </w:pPr>
    <w:r w:rsidR="541DB6F7">
      <w:rPr/>
      <w:t>MC Accessing Situational Awareness Reports Task Sheet V.0.2 2025-0</w:t>
    </w:r>
    <w:r w:rsidR="541DB6F7">
      <w:rPr/>
      <w:t>3-05</w:t>
    </w:r>
  </w:p>
  <w:p w:rsidR="000E271D" w:rsidRDefault="000E271D" w14:paraId="31EE87F4" w14:textId="1456A2A5" w14:noSpellErr="1">
    <w:pPr>
      <w:pStyle w:val="Footer"/>
    </w:pPr>
    <w:r w:rsidR="541DB6F7">
      <w:rPr/>
      <w:t>Owner: Disaster Cycle Services</w:t>
    </w:r>
  </w:p>
  <w:p w:rsidR="000E271D" w:rsidRDefault="000E271D" w14:paraId="57013BA7" w14:textId="61641BAE" w14:noSpellErr="1">
    <w:pPr>
      <w:pStyle w:val="Footer"/>
    </w:pPr>
    <w:r w:rsidR="541DB6F7">
      <w:rPr/>
      <w:t>Author: Mass 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0355" w:rsidP="00A50355" w:rsidRDefault="00A50355" w14:paraId="682F69B7" w14:textId="77777777">
      <w:pPr>
        <w:spacing w:line="240" w:lineRule="auto"/>
      </w:pPr>
      <w:r>
        <w:separator/>
      </w:r>
    </w:p>
  </w:footnote>
  <w:footnote w:type="continuationSeparator" w:id="0">
    <w:p w:rsidR="00A50355" w:rsidP="00A50355" w:rsidRDefault="00A50355" w14:paraId="1A3CDFD8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541DB6F7" w:rsidTr="541DB6F7" w14:paraId="0B607208">
      <w:trPr>
        <w:trHeight w:val="300"/>
      </w:trPr>
      <w:tc>
        <w:tcPr>
          <w:tcW w:w="3405" w:type="dxa"/>
          <w:tcMar/>
        </w:tcPr>
        <w:p w:rsidR="541DB6F7" w:rsidP="541DB6F7" w:rsidRDefault="541DB6F7" w14:paraId="23CD4AA1" w14:textId="26E21E1D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541DB6F7" w:rsidP="541DB6F7" w:rsidRDefault="541DB6F7" w14:paraId="47BD1AD1" w14:textId="4681A512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541DB6F7" w:rsidP="541DB6F7" w:rsidRDefault="541DB6F7" w14:paraId="2C8DCE44" w14:textId="5385876E">
          <w:pPr>
            <w:pStyle w:val="Header"/>
            <w:bidi w:val="0"/>
            <w:ind w:right="-115"/>
            <w:jc w:val="right"/>
          </w:pPr>
        </w:p>
      </w:tc>
    </w:tr>
  </w:tbl>
  <w:p w:rsidR="541DB6F7" w:rsidP="541DB6F7" w:rsidRDefault="541DB6F7" w14:paraId="14D280F4" w14:textId="1FC7EE6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2B0E8C0"/>
    <w:lvl w:ilvl="0">
      <w:start w:val="1"/>
      <w:numFmt w:val="bullet"/>
      <w:pStyle w:val="ListBullet3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1" w15:restartNumberingAfterBreak="0">
    <w:nsid w:val="02F644B9"/>
    <w:multiLevelType w:val="hybridMultilevel"/>
    <w:tmpl w:val="3B42A6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78781E"/>
    <w:multiLevelType w:val="hybridMultilevel"/>
    <w:tmpl w:val="AFA6F83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A78FE"/>
    <w:multiLevelType w:val="hybridMultilevel"/>
    <w:tmpl w:val="7B40E68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9273AF"/>
    <w:multiLevelType w:val="hybridMultilevel"/>
    <w:tmpl w:val="A6DE26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48D2"/>
    <w:multiLevelType w:val="hybridMultilevel"/>
    <w:tmpl w:val="CF767CA4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E2E5F72"/>
    <w:multiLevelType w:val="hybridMultilevel"/>
    <w:tmpl w:val="C76C346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327F7323"/>
    <w:multiLevelType w:val="hybridMultilevel"/>
    <w:tmpl w:val="4A749B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980A8B"/>
    <w:multiLevelType w:val="hybridMultilevel"/>
    <w:tmpl w:val="77BA78B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E1E43"/>
    <w:multiLevelType w:val="hybridMultilevel"/>
    <w:tmpl w:val="4184B0C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43A66CA7"/>
    <w:multiLevelType w:val="hybridMultilevel"/>
    <w:tmpl w:val="2E54CE7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4C13401C"/>
    <w:multiLevelType w:val="hybridMultilevel"/>
    <w:tmpl w:val="85A44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52D5F49"/>
    <w:multiLevelType w:val="hybridMultilevel"/>
    <w:tmpl w:val="F6D4DA5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323E80"/>
    <w:multiLevelType w:val="hybridMultilevel"/>
    <w:tmpl w:val="695EA2A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F21D04"/>
    <w:multiLevelType w:val="hybridMultilevel"/>
    <w:tmpl w:val="78AAA8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973817">
    <w:abstractNumId w:val="0"/>
  </w:num>
  <w:num w:numId="2" w16cid:durableId="775178693">
    <w:abstractNumId w:val="11"/>
  </w:num>
  <w:num w:numId="3" w16cid:durableId="80489036">
    <w:abstractNumId w:val="12"/>
  </w:num>
  <w:num w:numId="4" w16cid:durableId="1042822902">
    <w:abstractNumId w:val="6"/>
  </w:num>
  <w:num w:numId="5" w16cid:durableId="1149517215">
    <w:abstractNumId w:val="9"/>
  </w:num>
  <w:num w:numId="6" w16cid:durableId="841623631">
    <w:abstractNumId w:val="5"/>
  </w:num>
  <w:num w:numId="7" w16cid:durableId="277104685">
    <w:abstractNumId w:val="10"/>
  </w:num>
  <w:num w:numId="8" w16cid:durableId="1713382189">
    <w:abstractNumId w:val="14"/>
  </w:num>
  <w:num w:numId="9" w16cid:durableId="1970083702">
    <w:abstractNumId w:val="13"/>
  </w:num>
  <w:num w:numId="10" w16cid:durableId="1724713989">
    <w:abstractNumId w:val="2"/>
  </w:num>
  <w:num w:numId="11" w16cid:durableId="802773029">
    <w:abstractNumId w:val="8"/>
  </w:num>
  <w:num w:numId="12" w16cid:durableId="722101365">
    <w:abstractNumId w:val="4"/>
  </w:num>
  <w:num w:numId="13" w16cid:durableId="2014844320">
    <w:abstractNumId w:val="3"/>
  </w:num>
  <w:num w:numId="14" w16cid:durableId="1940794705">
    <w:abstractNumId w:val="7"/>
  </w:num>
  <w:num w:numId="15" w16cid:durableId="1773014590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White, Kevin">
    <w15:presenceInfo w15:providerId="AD" w15:userId="S::kevin.white2@redcross.org::b4125d84-3cb9-4972-b1cd-bcc561324405"/>
  </w15:person>
  <w15:person w15:author="Alvelda, Stephanie">
    <w15:presenceInfo w15:providerId="AD" w15:userId="S::stephanie.alvelda@redcross.org::960add5f-dbe5-4ad0-b85f-f04f1da9db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F2"/>
    <w:rsid w:val="00001612"/>
    <w:rsid w:val="00052021"/>
    <w:rsid w:val="00093E9E"/>
    <w:rsid w:val="000B7FF7"/>
    <w:rsid w:val="000E271D"/>
    <w:rsid w:val="000E44F4"/>
    <w:rsid w:val="00151257"/>
    <w:rsid w:val="0015744F"/>
    <w:rsid w:val="001644B2"/>
    <w:rsid w:val="001B18C6"/>
    <w:rsid w:val="001E44BB"/>
    <w:rsid w:val="00227390"/>
    <w:rsid w:val="00240752"/>
    <w:rsid w:val="0027415C"/>
    <w:rsid w:val="00281362"/>
    <w:rsid w:val="002905EA"/>
    <w:rsid w:val="00290CE5"/>
    <w:rsid w:val="002A220B"/>
    <w:rsid w:val="00300774"/>
    <w:rsid w:val="0030208C"/>
    <w:rsid w:val="003032F0"/>
    <w:rsid w:val="00313824"/>
    <w:rsid w:val="0032261C"/>
    <w:rsid w:val="00326CFD"/>
    <w:rsid w:val="0036204F"/>
    <w:rsid w:val="00365870"/>
    <w:rsid w:val="0039682B"/>
    <w:rsid w:val="003A3B5E"/>
    <w:rsid w:val="003B110D"/>
    <w:rsid w:val="00402EB1"/>
    <w:rsid w:val="00414D48"/>
    <w:rsid w:val="004209D5"/>
    <w:rsid w:val="004269E1"/>
    <w:rsid w:val="00427D0D"/>
    <w:rsid w:val="00473DF2"/>
    <w:rsid w:val="00491752"/>
    <w:rsid w:val="005055D6"/>
    <w:rsid w:val="005079F5"/>
    <w:rsid w:val="00527299"/>
    <w:rsid w:val="00553963"/>
    <w:rsid w:val="00595EDA"/>
    <w:rsid w:val="005E5B73"/>
    <w:rsid w:val="005F572E"/>
    <w:rsid w:val="00614A01"/>
    <w:rsid w:val="00624B57"/>
    <w:rsid w:val="00625723"/>
    <w:rsid w:val="00643709"/>
    <w:rsid w:val="00671E45"/>
    <w:rsid w:val="006B4A74"/>
    <w:rsid w:val="006D5728"/>
    <w:rsid w:val="006D6B8A"/>
    <w:rsid w:val="006DE3DE"/>
    <w:rsid w:val="006E6F8B"/>
    <w:rsid w:val="0070096E"/>
    <w:rsid w:val="00741440"/>
    <w:rsid w:val="00746708"/>
    <w:rsid w:val="00753AE0"/>
    <w:rsid w:val="007B0694"/>
    <w:rsid w:val="007C6C9F"/>
    <w:rsid w:val="007E7552"/>
    <w:rsid w:val="007E7E6E"/>
    <w:rsid w:val="008017BC"/>
    <w:rsid w:val="00816E89"/>
    <w:rsid w:val="008502B5"/>
    <w:rsid w:val="008712D5"/>
    <w:rsid w:val="008B11F7"/>
    <w:rsid w:val="008C7230"/>
    <w:rsid w:val="008C73E5"/>
    <w:rsid w:val="00920EEF"/>
    <w:rsid w:val="00927972"/>
    <w:rsid w:val="00937402"/>
    <w:rsid w:val="009565D5"/>
    <w:rsid w:val="009D6553"/>
    <w:rsid w:val="00A1176A"/>
    <w:rsid w:val="00A12B78"/>
    <w:rsid w:val="00A1526C"/>
    <w:rsid w:val="00A50355"/>
    <w:rsid w:val="00A64ECB"/>
    <w:rsid w:val="00A72645"/>
    <w:rsid w:val="00AA4105"/>
    <w:rsid w:val="00AA53F6"/>
    <w:rsid w:val="00AE535B"/>
    <w:rsid w:val="00B007BF"/>
    <w:rsid w:val="00B109FE"/>
    <w:rsid w:val="00B47F40"/>
    <w:rsid w:val="00B5386A"/>
    <w:rsid w:val="00B61E59"/>
    <w:rsid w:val="00BD38D8"/>
    <w:rsid w:val="00C639F2"/>
    <w:rsid w:val="00C93DC6"/>
    <w:rsid w:val="00CA7977"/>
    <w:rsid w:val="00CB6EC7"/>
    <w:rsid w:val="00CD30D1"/>
    <w:rsid w:val="00CF4EE0"/>
    <w:rsid w:val="00D32AE0"/>
    <w:rsid w:val="00D66120"/>
    <w:rsid w:val="00D807D9"/>
    <w:rsid w:val="00D8151C"/>
    <w:rsid w:val="00D94E9E"/>
    <w:rsid w:val="00DA7EE5"/>
    <w:rsid w:val="00DB04E3"/>
    <w:rsid w:val="00DC16C4"/>
    <w:rsid w:val="00DC203F"/>
    <w:rsid w:val="00DC222D"/>
    <w:rsid w:val="00DE644E"/>
    <w:rsid w:val="00DF0D83"/>
    <w:rsid w:val="00DF7833"/>
    <w:rsid w:val="00E02920"/>
    <w:rsid w:val="00E32DDB"/>
    <w:rsid w:val="00E34B38"/>
    <w:rsid w:val="00E376C5"/>
    <w:rsid w:val="00E45A69"/>
    <w:rsid w:val="00E5014D"/>
    <w:rsid w:val="00E75C1F"/>
    <w:rsid w:val="00E92BAE"/>
    <w:rsid w:val="00EA38E6"/>
    <w:rsid w:val="00EA61C0"/>
    <w:rsid w:val="00EC65DF"/>
    <w:rsid w:val="00F30CF2"/>
    <w:rsid w:val="00F71EE8"/>
    <w:rsid w:val="00F74799"/>
    <w:rsid w:val="00FB29F4"/>
    <w:rsid w:val="00FE7686"/>
    <w:rsid w:val="02E456A6"/>
    <w:rsid w:val="06F14339"/>
    <w:rsid w:val="0948E825"/>
    <w:rsid w:val="0AFCE338"/>
    <w:rsid w:val="0C41BAA9"/>
    <w:rsid w:val="0C5C30C9"/>
    <w:rsid w:val="0DA491C3"/>
    <w:rsid w:val="10B8EE14"/>
    <w:rsid w:val="12040914"/>
    <w:rsid w:val="12A94F96"/>
    <w:rsid w:val="13E93BB6"/>
    <w:rsid w:val="16B087A3"/>
    <w:rsid w:val="1B6D9CA1"/>
    <w:rsid w:val="1B8A2471"/>
    <w:rsid w:val="1FC6AA15"/>
    <w:rsid w:val="21DF05AD"/>
    <w:rsid w:val="224FA515"/>
    <w:rsid w:val="239EC21A"/>
    <w:rsid w:val="257FA14C"/>
    <w:rsid w:val="2694EB10"/>
    <w:rsid w:val="2D787639"/>
    <w:rsid w:val="31AE87F8"/>
    <w:rsid w:val="32931D40"/>
    <w:rsid w:val="33C8B60B"/>
    <w:rsid w:val="33E35880"/>
    <w:rsid w:val="362F8341"/>
    <w:rsid w:val="36B82ACB"/>
    <w:rsid w:val="36F3F4A0"/>
    <w:rsid w:val="37E05236"/>
    <w:rsid w:val="3806DA0F"/>
    <w:rsid w:val="3921FB32"/>
    <w:rsid w:val="3C696112"/>
    <w:rsid w:val="3D2CEC45"/>
    <w:rsid w:val="3E841FD9"/>
    <w:rsid w:val="3EF1A2D4"/>
    <w:rsid w:val="3EFF557E"/>
    <w:rsid w:val="4073A893"/>
    <w:rsid w:val="430C7710"/>
    <w:rsid w:val="436EB1A2"/>
    <w:rsid w:val="4530ED07"/>
    <w:rsid w:val="491E19E0"/>
    <w:rsid w:val="49681600"/>
    <w:rsid w:val="498029E4"/>
    <w:rsid w:val="4AA5BC88"/>
    <w:rsid w:val="4AF8EB55"/>
    <w:rsid w:val="4B461224"/>
    <w:rsid w:val="4CFC31A5"/>
    <w:rsid w:val="4DBAD7F6"/>
    <w:rsid w:val="4E731292"/>
    <w:rsid w:val="4E847210"/>
    <w:rsid w:val="4FC7760C"/>
    <w:rsid w:val="50D76DF7"/>
    <w:rsid w:val="510F5849"/>
    <w:rsid w:val="51985507"/>
    <w:rsid w:val="519A0BAA"/>
    <w:rsid w:val="541DB6F7"/>
    <w:rsid w:val="560EF083"/>
    <w:rsid w:val="57136247"/>
    <w:rsid w:val="575481D9"/>
    <w:rsid w:val="579D29DE"/>
    <w:rsid w:val="58386AE3"/>
    <w:rsid w:val="5ABEEBBA"/>
    <w:rsid w:val="5AD458F0"/>
    <w:rsid w:val="5BFD3305"/>
    <w:rsid w:val="61324C28"/>
    <w:rsid w:val="66CE93B9"/>
    <w:rsid w:val="6A4D8BCC"/>
    <w:rsid w:val="6AB9935C"/>
    <w:rsid w:val="6EC14E43"/>
    <w:rsid w:val="6FE3CA4E"/>
    <w:rsid w:val="7011F054"/>
    <w:rsid w:val="714E88BB"/>
    <w:rsid w:val="746D738E"/>
    <w:rsid w:val="7472E015"/>
    <w:rsid w:val="7589A7A2"/>
    <w:rsid w:val="7648B4EF"/>
    <w:rsid w:val="7751FF67"/>
    <w:rsid w:val="77DE9294"/>
    <w:rsid w:val="787EC59F"/>
    <w:rsid w:val="78A32EEE"/>
    <w:rsid w:val="79ADA5BB"/>
    <w:rsid w:val="7ACADFE8"/>
    <w:rsid w:val="7BB16CBA"/>
    <w:rsid w:val="7ECC9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138C"/>
  <w15:chartTrackingRefBased/>
  <w15:docId w15:val="{20DA1B58-8564-4D06-B5FB-424D5CC9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6E6F8B"/>
    <w:pPr>
      <w:spacing w:after="0" w:line="276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6E6F8B"/>
    <w:pPr>
      <w:keepNext/>
      <w:keepLines/>
      <w:spacing w:after="240"/>
      <w:outlineLvl w:val="0"/>
    </w:pPr>
    <w:rPr>
      <w:rFonts w:ascii="Georgia" w:hAnsi="Georgia" w:eastAsiaTheme="majorEastAs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415C"/>
    <w:pPr>
      <w:keepNext/>
      <w:keepLines/>
      <w:spacing w:before="240" w:after="240"/>
      <w:outlineLvl w:val="1"/>
    </w:pPr>
    <w:rPr>
      <w:rFonts w:eastAsiaTheme="majorEastAsia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E6F8B"/>
    <w:pPr>
      <w:keepNext/>
      <w:keepLines/>
      <w:spacing w:before="240" w:after="240"/>
      <w:outlineLvl w:val="2"/>
    </w:pPr>
    <w:rPr>
      <w:rFonts w:eastAsiaTheme="majorEastAsia" w:cstheme="majorBidi"/>
      <w:b/>
      <w:color w:val="auto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F2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F2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F2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F2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F2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F2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6E6F8B"/>
    <w:rPr>
      <w:rFonts w:ascii="Georgia" w:hAnsi="Georgia" w:eastAsiaTheme="majorEastAsia" w:cstheme="majorBidi"/>
      <w:color w:val="000000" w:themeColor="text1"/>
      <w:kern w:val="0"/>
      <w:sz w:val="32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27415C"/>
    <w:rPr>
      <w:rFonts w:ascii="Arial" w:hAnsi="Arial" w:eastAsiaTheme="majorEastAsia" w:cstheme="majorBidi"/>
      <w:color w:val="C00000"/>
      <w:kern w:val="0"/>
      <w:sz w:val="32"/>
      <w:szCs w:val="32"/>
      <w14:ligatures w14:val="none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rial" w:hAnsi="Arial" w:eastAsiaTheme="majorEastAsia" w:cstheme="majorBidi"/>
      <w:color w:val="537B35"/>
      <w:kern w:val="0"/>
      <w:sz w:val="40"/>
      <w:szCs w:val="40"/>
      <w14:ligatures w14:val="none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6E6F8B"/>
    <w:rPr>
      <w:rFonts w:ascii="Arial" w:hAnsi="Arial" w:eastAsiaTheme="majorEastAsia" w:cstheme="majorBidi"/>
      <w:b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639F2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639F2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639F2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639F2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639F2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639F2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639F2"/>
    <w:pPr>
      <w:spacing w:after="80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639F2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F2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639F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639F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639F2"/>
    <w:rPr>
      <w:rFonts w:ascii="Arial" w:hAnsi="Arial" w:eastAsia="Times New Roman" w:cs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C6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F2"/>
    <w:rPr>
      <w:b/>
      <w:bCs/>
      <w:smallCaps/>
      <w:color w:val="0F4761" w:themeColor="accent1" w:themeShade="BF"/>
      <w:spacing w:val="5"/>
    </w:rPr>
  </w:style>
  <w:style w:type="paragraph" w:styleId="ListBullet3">
    <w:name w:val="List Bullet 3"/>
    <w:basedOn w:val="Normal"/>
    <w:uiPriority w:val="99"/>
    <w:unhideWhenUsed/>
    <w:rsid w:val="00C639F2"/>
    <w:pPr>
      <w:numPr>
        <w:numId w:val="1"/>
      </w:numPr>
      <w:contextualSpacing/>
    </w:pPr>
  </w:style>
  <w:style w:type="paragraph" w:styleId="List2">
    <w:name w:val="List 2"/>
    <w:basedOn w:val="Normal"/>
    <w:uiPriority w:val="99"/>
    <w:unhideWhenUsed/>
    <w:rsid w:val="00C639F2"/>
    <w:pPr>
      <w:ind w:left="720" w:hanging="360"/>
      <w:contextualSpacing/>
    </w:pPr>
  </w:style>
  <w:style w:type="paragraph" w:styleId="Revision">
    <w:name w:val="Revision"/>
    <w:hidden/>
    <w:uiPriority w:val="99"/>
    <w:semiHidden/>
    <w:rsid w:val="00D66120"/>
    <w:pPr>
      <w:spacing w:after="0" w:line="240" w:lineRule="auto"/>
    </w:pPr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B18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18C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B18C6"/>
    <w:rPr>
      <w:rFonts w:ascii="Arial" w:hAnsi="Arial" w:eastAsia="Times New Roman" w:cs="Times New Roman"/>
      <w:color w:val="000000" w:themeColor="text1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18C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B18C6"/>
    <w:rPr>
      <w:rFonts w:ascii="Arial" w:hAnsi="Arial" w:eastAsia="Times New Roman" w:cs="Times New Roman"/>
      <w:b/>
      <w:bCs/>
      <w:color w:val="000000" w:themeColor="text1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71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E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0355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0355"/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0355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0355"/>
    <w:rPr>
      <w:rFonts w:ascii="Arial" w:hAnsi="Arial" w:eastAsia="Times New Roman" w:cs="Times New Roman"/>
      <w:color w:val="000000" w:themeColor="text1"/>
      <w:kern w:val="0"/>
      <w:szCs w:val="24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microsoft.com/office/2011/relationships/people" Target="peop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comments" Target="comments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header" Target="header.xml" Id="Rda7337ccc1d74fa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Props1.xml><?xml version="1.0" encoding="utf-8"?>
<ds:datastoreItem xmlns:ds="http://schemas.openxmlformats.org/officeDocument/2006/customXml" ds:itemID="{23365C2A-397C-4A73-8143-79442AA384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AC7D9F-5765-4E16-93F5-6825CB5C182D}"/>
</file>

<file path=customXml/itemProps3.xml><?xml version="1.0" encoding="utf-8"?>
<ds:datastoreItem xmlns:ds="http://schemas.openxmlformats.org/officeDocument/2006/customXml" ds:itemID="{D739C886-BB0F-428C-8363-1AB48202C8E1}">
  <ds:schemaRefs>
    <ds:schemaRef ds:uri="http://schemas.microsoft.com/office/2006/metadata/properties"/>
    <ds:schemaRef ds:uri="http://schemas.microsoft.com/office/infopath/2007/PartnerControls"/>
    <ds:schemaRef ds:uri="ed395852-369f-4a1f-8b86-6f8fd104f17f"/>
    <ds:schemaRef ds:uri="01dccb1f-d07c-451a-b1db-a25d04656521"/>
    <ds:schemaRef ds:uri="2bdd1514-616d-4e9f-a83e-cf2b4c98f710"/>
    <ds:schemaRef ds:uri="f3f3559c-2728-4180-8fe9-17ca1b852a4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White, Kevin</dc:creator>
  <keywords/>
  <dc:description/>
  <lastModifiedBy>White, Kevin</lastModifiedBy>
  <revision>48</revision>
  <dcterms:created xsi:type="dcterms:W3CDTF">2024-12-19T15:10:00.0000000Z</dcterms:created>
  <dcterms:modified xsi:type="dcterms:W3CDTF">2025-07-23T18:46:29.0514751Z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LastSaved">
    <vt:filetime>2014-01-12T10:00:00Z</vt:filetime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ntentTypeId">
    <vt:lpwstr>0x010100FCC66C9279EF1F4EB041F95129D7549C</vt:lpwstr>
  </property>
  <property fmtid="{D5CDD505-2E9C-101B-9397-08002B2CF9AE}" pid="7" name="TemplateUrl">
    <vt:lpwstr/>
  </property>
  <property fmtid="{D5CDD505-2E9C-101B-9397-08002B2CF9AE}" pid="8" name="_CopySource">
    <vt:lpwstr>https://neighborhoods.redcross.org/nhq/DSCPAL/ProcessAssetManagement/Process Asset Collection/DCS_Checklist_Template_V.0.2_2014_01_17.docx</vt:lpwstr>
  </property>
  <property fmtid="{D5CDD505-2E9C-101B-9397-08002B2CF9AE}" pid="9" name="Created">
    <vt:filetime>2013-12-15T10:00:00Z</vt:filetime>
  </property>
</Properties>
</file>