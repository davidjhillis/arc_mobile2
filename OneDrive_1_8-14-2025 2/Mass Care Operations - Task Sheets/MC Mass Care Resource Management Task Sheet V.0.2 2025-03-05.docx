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4624" w:rsidP="00B32AF8" w:rsidRDefault="00B32AF8" w14:paraId="47599F5C" w14:textId="4ABB1D01">
      <w:pPr>
        <w:pStyle w:val="Heading1"/>
      </w:pPr>
      <w:r w:rsidR="00B32AF8">
        <w:rPr/>
        <w:t xml:space="preserve">Mass Care </w:t>
      </w:r>
      <w:commentRangeStart w:id="0"/>
      <w:r w:rsidR="00A74624">
        <w:rPr/>
        <w:t xml:space="preserve">Resource </w:t>
      </w:r>
      <w:r w:rsidR="539A8AE1">
        <w:rPr/>
        <w:t>Management</w:t>
      </w:r>
      <w:r w:rsidR="00B32AF8">
        <w:rPr/>
        <w:t xml:space="preserve"> Task Sheet</w:t>
      </w:r>
      <w:ins w:author="White, Kevin" w:date="2025-05-12T16:59:52.658Z" w:id="1201563903">
        <w:r w:rsidR="12934908">
          <w:t xml:space="preserve"> </w:t>
        </w:r>
        <w:r w:rsidRPr="3828D469" w:rsidR="12934908">
          <w:rPr>
            <w:highlight w:val="yellow"/>
            <w:rPrChange w:author="White, Kevin" w:date="2025-05-12T16:59:58.25Z" w:id="793990981"/>
          </w:rPr>
          <w:t>(Hold until RID is released)</w:t>
        </w:r>
      </w:ins>
      <w:commentRangeEnd w:id="0"/>
      <w:r>
        <w:rPr>
          <w:rStyle w:val="CommentReference"/>
        </w:rPr>
        <w:commentReference w:id="0"/>
      </w:r>
    </w:p>
    <w:p w:rsidRPr="00B32AF8" w:rsidR="00B32AF8" w:rsidP="00B32AF8" w:rsidRDefault="00B32AF8" w14:paraId="1285732B" w14:textId="030987C2" w14:noSpellErr="1">
      <w:pPr>
        <w:rPr>
          <w:b w:val="1"/>
          <w:bCs w:val="1"/>
        </w:rPr>
      </w:pPr>
      <w:r w:rsidRPr="1D1DF625" w:rsidR="00B32AF8">
        <w:rPr>
          <w:b w:val="1"/>
          <w:bCs w:val="1"/>
        </w:rPr>
        <w:t>Description:</w:t>
      </w:r>
      <w:r w:rsidRPr="1D1DF625" w:rsidR="0075722A">
        <w:rPr>
          <w:b w:val="1"/>
          <w:bCs w:val="1"/>
        </w:rPr>
        <w:t xml:space="preserve"> Procedures for HQ Mass Care Chiefs in m</w:t>
      </w:r>
      <w:r w:rsidRPr="1D1DF625" w:rsidR="00AB1C36">
        <w:rPr>
          <w:b w:val="1"/>
          <w:bCs w:val="1"/>
        </w:rPr>
        <w:t>aking, tracking, and approving requests for staff, material resources, and services</w:t>
      </w:r>
    </w:p>
    <w:p w:rsidRPr="00B32AF8" w:rsidR="00B32AF8" w:rsidP="00B32AF8" w:rsidRDefault="00B32AF8" w14:paraId="780346B8" w14:textId="77777777"/>
    <w:p w:rsidRPr="00B32AF8" w:rsidR="00A74624" w:rsidP="205863B2" w:rsidRDefault="00A74624" w14:paraId="54436EA7" w14:textId="6ED71101">
      <w:pPr>
        <w:rPr>
          <w:rFonts w:eastAsia="Arial"/>
          <w:i/>
          <w:iCs/>
        </w:rPr>
      </w:pPr>
      <w:r w:rsidRPr="00B32AF8">
        <w:rPr>
          <w:rFonts w:eastAsia="Arial"/>
          <w:i/>
          <w:iCs/>
        </w:rPr>
        <w:t xml:space="preserve">Typically performed by: </w:t>
      </w:r>
      <w:r w:rsidRPr="00B32AF8" w:rsidR="00B32AF8">
        <w:rPr>
          <w:rFonts w:eastAsia="Arial"/>
          <w:i/>
          <w:iCs/>
        </w:rPr>
        <w:t>HQ</w:t>
      </w:r>
      <w:r w:rsidRPr="00B32AF8">
        <w:rPr>
          <w:rFonts w:eastAsia="Arial"/>
          <w:i/>
          <w:iCs/>
        </w:rPr>
        <w:t xml:space="preserve"> Mass Care Chiefs</w:t>
      </w:r>
    </w:p>
    <w:p w:rsidRPr="00B32AF8" w:rsidR="00A74624" w:rsidP="205863B2" w:rsidRDefault="00A74624" w14:paraId="39F8DB87" w14:textId="364F95D0">
      <w:pPr>
        <w:rPr>
          <w:rFonts w:eastAsia="Arial"/>
          <w:i/>
          <w:iCs/>
        </w:rPr>
      </w:pPr>
      <w:r w:rsidRPr="00B32AF8">
        <w:rPr>
          <w:rFonts w:eastAsia="Arial"/>
          <w:i/>
          <w:iCs/>
        </w:rPr>
        <w:t xml:space="preserve">Supporting on the task: Mass Care </w:t>
      </w:r>
      <w:r w:rsidRPr="00B32AF8" w:rsidR="00B32AF8">
        <w:rPr>
          <w:rFonts w:eastAsia="Arial"/>
          <w:i/>
          <w:iCs/>
        </w:rPr>
        <w:t>a</w:t>
      </w:r>
      <w:r w:rsidRPr="00B32AF8">
        <w:rPr>
          <w:rFonts w:eastAsia="Arial"/>
          <w:i/>
          <w:iCs/>
        </w:rPr>
        <w:t xml:space="preserve">ctivity </w:t>
      </w:r>
      <w:r w:rsidRPr="00B32AF8" w:rsidR="00B32AF8">
        <w:rPr>
          <w:rFonts w:eastAsia="Arial"/>
          <w:i/>
          <w:iCs/>
        </w:rPr>
        <w:t>m</w:t>
      </w:r>
      <w:r w:rsidRPr="00B32AF8">
        <w:rPr>
          <w:rFonts w:eastAsia="Arial"/>
          <w:i/>
          <w:iCs/>
        </w:rPr>
        <w:t>anagers, Logistics section, and Finance Section</w:t>
      </w:r>
    </w:p>
    <w:p w:rsidRPr="00C71E25" w:rsidR="00A74624" w:rsidP="00A74624" w:rsidRDefault="00A74624" w14:paraId="1B0AA23C" w14:textId="77777777">
      <w:pPr>
        <w:pStyle w:val="Heading2"/>
        <w:rPr>
          <w:rStyle w:val="normaltextrun"/>
        </w:rPr>
      </w:pPr>
      <w:r w:rsidRPr="00963389">
        <w:t>Considerations</w:t>
      </w:r>
      <w:r w:rsidRPr="00792AC0">
        <w:t xml:space="preserve"> </w:t>
      </w:r>
    </w:p>
    <w:p w:rsidR="00EB76FD" w:rsidP="1D1DF625" w:rsidRDefault="00A74624" w14:paraId="0A98D804" w14:textId="0D4FF2E8">
      <w:pPr>
        <w:pStyle w:val="ListBullet3"/>
        <w:rPr>
          <w:rFonts w:eastAsia="Arial"/>
        </w:rPr>
      </w:pPr>
      <w:r w:rsidRPr="1D1DF625" w:rsidR="00A74624">
        <w:rPr>
          <w:rFonts w:eastAsia="Arial"/>
        </w:rPr>
        <w:t xml:space="preserve">Mass Care </w:t>
      </w:r>
      <w:r w:rsidRPr="1D1DF625" w:rsidR="00EB76FD">
        <w:rPr>
          <w:rFonts w:eastAsia="Arial"/>
        </w:rPr>
        <w:t>a</w:t>
      </w:r>
      <w:r w:rsidRPr="1D1DF625" w:rsidR="00EB76FD">
        <w:rPr>
          <w:rFonts w:eastAsia="Arial"/>
        </w:rPr>
        <w:t xml:space="preserve">ctivity </w:t>
      </w:r>
      <w:r w:rsidRPr="1D1DF625" w:rsidR="00EB76FD">
        <w:rPr>
          <w:rFonts w:eastAsia="Arial"/>
        </w:rPr>
        <w:t>m</w:t>
      </w:r>
      <w:r w:rsidRPr="1D1DF625" w:rsidR="00EB76FD">
        <w:rPr>
          <w:rFonts w:eastAsia="Arial"/>
        </w:rPr>
        <w:t xml:space="preserve">anagers </w:t>
      </w:r>
      <w:r w:rsidRPr="1D1DF625" w:rsidR="00A74624">
        <w:rPr>
          <w:rFonts w:eastAsia="Arial"/>
        </w:rPr>
        <w:t>submit</w:t>
      </w:r>
      <w:r w:rsidRPr="1D1DF625" w:rsidR="00A74624">
        <w:rPr>
          <w:rFonts w:eastAsia="Arial"/>
        </w:rPr>
        <w:t xml:space="preserve"> requests for </w:t>
      </w:r>
      <w:r w:rsidRPr="1D1DF625" w:rsidR="1079749A">
        <w:rPr>
          <w:rFonts w:eastAsia="Arial"/>
        </w:rPr>
        <w:t>staff</w:t>
      </w:r>
      <w:r w:rsidRPr="1D1DF625" w:rsidR="00A74624">
        <w:rPr>
          <w:rFonts w:eastAsia="Arial"/>
        </w:rPr>
        <w:t>, material</w:t>
      </w:r>
      <w:r w:rsidRPr="1D1DF625" w:rsidR="07E9A524">
        <w:rPr>
          <w:rFonts w:eastAsia="Arial"/>
        </w:rPr>
        <w:t xml:space="preserve"> resources</w:t>
      </w:r>
      <w:r w:rsidRPr="1D1DF625" w:rsidR="00A74624">
        <w:rPr>
          <w:rFonts w:eastAsia="Arial"/>
        </w:rPr>
        <w:t xml:space="preserve">, </w:t>
      </w:r>
      <w:r w:rsidRPr="1D1DF625" w:rsidR="6D8415AA">
        <w:rPr>
          <w:rFonts w:eastAsia="Arial"/>
        </w:rPr>
        <w:t xml:space="preserve">and </w:t>
      </w:r>
      <w:r w:rsidRPr="1D1DF625" w:rsidR="00A74624">
        <w:rPr>
          <w:rFonts w:eastAsia="Arial"/>
        </w:rPr>
        <w:t xml:space="preserve">services. </w:t>
      </w:r>
    </w:p>
    <w:p w:rsidRPr="00B32AF8" w:rsidR="00A74624" w:rsidP="1D1DF625" w:rsidRDefault="00A74624" w14:paraId="2E138654" w14:textId="0F68EC5C">
      <w:pPr>
        <w:pStyle w:val="ListBullet3"/>
        <w:rPr>
          <w:rFonts w:eastAsia="Arial"/>
        </w:rPr>
      </w:pPr>
      <w:r w:rsidRPr="3828D469" w:rsidR="00A74624">
        <w:rPr>
          <w:rFonts w:eastAsia="Arial"/>
        </w:rPr>
        <w:t>WebEOC</w:t>
      </w:r>
      <w:r w:rsidRPr="3828D469" w:rsidR="6545D61F">
        <w:rPr>
          <w:rFonts w:eastAsia="Arial"/>
        </w:rPr>
        <w:t xml:space="preserve"> is the system of record for requesting </w:t>
      </w:r>
      <w:r w:rsidRPr="3828D469" w:rsidR="00EB76FD">
        <w:rPr>
          <w:rFonts w:eastAsia="Arial"/>
        </w:rPr>
        <w:t>material resources</w:t>
      </w:r>
      <w:r w:rsidRPr="3828D469" w:rsidR="00EB76FD">
        <w:rPr>
          <w:rFonts w:eastAsia="Arial"/>
        </w:rPr>
        <w:t xml:space="preserve"> </w:t>
      </w:r>
      <w:r w:rsidRPr="3828D469" w:rsidR="6545D61F">
        <w:rPr>
          <w:rFonts w:eastAsia="Arial"/>
        </w:rPr>
        <w:t>and services</w:t>
      </w:r>
      <w:r w:rsidRPr="3828D469" w:rsidR="00A74624">
        <w:rPr>
          <w:rFonts w:eastAsia="Arial"/>
        </w:rPr>
        <w:t>.</w:t>
      </w:r>
    </w:p>
    <w:p w:rsidR="00A74624" w:rsidP="1D1DF625" w:rsidRDefault="042896E4" w14:paraId="21BDF9BA" w14:textId="5325208F">
      <w:pPr>
        <w:pStyle w:val="ListBullet3"/>
        <w:rPr>
          <w:rFonts w:eastAsia="Arial"/>
        </w:rPr>
      </w:pPr>
      <w:r w:rsidRPr="1D1DF625" w:rsidR="042896E4">
        <w:rPr>
          <w:rFonts w:eastAsia="Arial"/>
        </w:rPr>
        <w:t>S</w:t>
      </w:r>
      <w:r w:rsidRPr="1D1DF625" w:rsidR="00EB76FD">
        <w:rPr>
          <w:rFonts w:eastAsia="Arial"/>
        </w:rPr>
        <w:t>ubmit s</w:t>
      </w:r>
      <w:r w:rsidRPr="1D1DF625" w:rsidR="042896E4">
        <w:rPr>
          <w:rFonts w:eastAsia="Arial"/>
        </w:rPr>
        <w:t>taff</w:t>
      </w:r>
      <w:r w:rsidRPr="1D1DF625" w:rsidR="00A74624">
        <w:rPr>
          <w:rFonts w:eastAsia="Arial"/>
        </w:rPr>
        <w:t xml:space="preserve"> requests </w:t>
      </w:r>
      <w:r w:rsidRPr="1D1DF625" w:rsidR="00EB76FD">
        <w:rPr>
          <w:rFonts w:eastAsia="Arial"/>
        </w:rPr>
        <w:t>using the</w:t>
      </w:r>
      <w:r w:rsidRPr="1D1DF625" w:rsidR="00A74624">
        <w:rPr>
          <w:rFonts w:eastAsia="Arial"/>
        </w:rPr>
        <w:t xml:space="preserve"> </w:t>
      </w:r>
      <w:r w:rsidRPr="1D1DF625" w:rsidR="00EB76FD">
        <w:rPr>
          <w:rFonts w:eastAsia="Arial"/>
        </w:rPr>
        <w:t>S</w:t>
      </w:r>
      <w:r w:rsidRPr="1D1DF625" w:rsidR="00A74624">
        <w:rPr>
          <w:rFonts w:eastAsia="Arial"/>
        </w:rPr>
        <w:t xml:space="preserve">taff </w:t>
      </w:r>
      <w:r w:rsidRPr="1D1DF625" w:rsidR="00EB76FD">
        <w:rPr>
          <w:rFonts w:eastAsia="Arial"/>
        </w:rPr>
        <w:t>R</w:t>
      </w:r>
      <w:r w:rsidRPr="1D1DF625" w:rsidR="00A74624">
        <w:rPr>
          <w:rFonts w:eastAsia="Arial"/>
        </w:rPr>
        <w:t xml:space="preserve">equest </w:t>
      </w:r>
      <w:r w:rsidRPr="1D1DF625" w:rsidR="00EB76FD">
        <w:rPr>
          <w:rFonts w:eastAsia="Arial"/>
        </w:rPr>
        <w:t>F</w:t>
      </w:r>
      <w:r w:rsidRPr="1D1DF625" w:rsidR="00A74624">
        <w:rPr>
          <w:rFonts w:eastAsia="Arial"/>
        </w:rPr>
        <w:t xml:space="preserve">orm. </w:t>
      </w:r>
    </w:p>
    <w:p w:rsidR="00F0747C" w:rsidP="1D1DF625" w:rsidRDefault="006F3F88" w14:paraId="1BDB8503" w14:textId="051BA7FA" w14:noSpellErr="1">
      <w:pPr>
        <w:pStyle w:val="ListBullet3"/>
        <w:rPr>
          <w:rFonts w:eastAsia="Arial"/>
        </w:rPr>
      </w:pPr>
      <w:r w:rsidRPr="1D1DF625" w:rsidR="006F3F88">
        <w:rPr>
          <w:rFonts w:eastAsia="Arial"/>
        </w:rPr>
        <w:t xml:space="preserve">All </w:t>
      </w:r>
      <w:r w:rsidRPr="1D1DF625" w:rsidR="00A83CD0">
        <w:rPr>
          <w:rFonts w:eastAsia="Arial"/>
        </w:rPr>
        <w:t>DROs</w:t>
      </w:r>
      <w:r w:rsidRPr="1D1DF625" w:rsidR="006F3F88">
        <w:rPr>
          <w:rFonts w:eastAsia="Arial"/>
        </w:rPr>
        <w:t xml:space="preserve"> or incidents</w:t>
      </w:r>
      <w:r w:rsidRPr="1D1DF625" w:rsidR="00A83CD0">
        <w:rPr>
          <w:rFonts w:eastAsia="Arial"/>
        </w:rPr>
        <w:t xml:space="preserve"> have resource and spending limits. </w:t>
      </w:r>
    </w:p>
    <w:p w:rsidR="006D4B4C" w:rsidP="1D1DF625" w:rsidRDefault="006D4B4C" w14:paraId="113029B2" w14:textId="77777777" w14:noSpellErr="1">
      <w:pPr>
        <w:pStyle w:val="ListBullet3"/>
        <w:rPr>
          <w:rFonts w:eastAsia="Arial"/>
        </w:rPr>
      </w:pPr>
      <w:r w:rsidRPr="1D1DF625" w:rsidR="006D4B4C">
        <w:rPr>
          <w:rFonts w:eastAsia="Arial"/>
        </w:rPr>
        <w:t xml:space="preserve">Concept of Operations 5.0 </w:t>
      </w:r>
      <w:r w:rsidRPr="1D1DF625" w:rsidR="006D4B4C">
        <w:rPr>
          <w:rFonts w:eastAsia="Arial"/>
        </w:rPr>
        <w:t xml:space="preserve">lists the </w:t>
      </w:r>
      <w:r w:rsidRPr="1D1DF625" w:rsidR="006D4B4C">
        <w:rPr>
          <w:rFonts w:eastAsia="Arial"/>
        </w:rPr>
        <w:t>finical</w:t>
      </w:r>
      <w:r w:rsidRPr="1D1DF625" w:rsidR="006D4B4C">
        <w:rPr>
          <w:rFonts w:eastAsia="Arial"/>
        </w:rPr>
        <w:t xml:space="preserve"> authority for all leadership positions. This is used until authority </w:t>
      </w:r>
      <w:r w:rsidRPr="1D1DF625" w:rsidR="006D4B4C">
        <w:rPr>
          <w:rFonts w:eastAsia="Arial"/>
        </w:rPr>
        <w:t xml:space="preserve">is delegated. </w:t>
      </w:r>
    </w:p>
    <w:p w:rsidRPr="006D4B4C" w:rsidR="006F3F88" w:rsidP="1D1DF625" w:rsidRDefault="006D4B4C" w14:paraId="0F5739F3" w14:textId="19354FEC">
      <w:pPr>
        <w:pStyle w:val="ListBullet3"/>
        <w:rPr>
          <w:rFonts w:eastAsia="Arial"/>
        </w:rPr>
      </w:pPr>
      <w:r w:rsidRPr="1D1DF625" w:rsidR="006D4B4C">
        <w:rPr>
          <w:rFonts w:eastAsia="Arial"/>
        </w:rPr>
        <w:t xml:space="preserve">Delegated budget/resource authority is typically </w:t>
      </w:r>
      <w:r w:rsidRPr="1D1DF625" w:rsidR="00A83CD0">
        <w:rPr>
          <w:rFonts w:eastAsia="Arial"/>
        </w:rPr>
        <w:t>documented in the Advance Operational Plan (AOP) and Service Delivery Plan (SDP).</w:t>
      </w:r>
    </w:p>
    <w:p w:rsidRPr="00C45FF5" w:rsidR="00C45FF5" w:rsidP="1D1DF625" w:rsidRDefault="00C45FF5" w14:paraId="4A009F76" w14:textId="13A38B78" w14:noSpellErr="1">
      <w:pPr>
        <w:pStyle w:val="ListBullet3"/>
        <w:rPr>
          <w:rFonts w:eastAsia="Arial"/>
        </w:rPr>
      </w:pPr>
      <w:r w:rsidRPr="1D1DF625" w:rsidR="00C45FF5">
        <w:rPr>
          <w:rFonts w:eastAsia="Arial"/>
        </w:rPr>
        <w:t xml:space="preserve">HQ </w:t>
      </w:r>
      <w:r w:rsidRPr="1D1DF625" w:rsidR="00C45FF5">
        <w:rPr>
          <w:rFonts w:eastAsia="Arial"/>
        </w:rPr>
        <w:t xml:space="preserve">Mass Care Chiefs </w:t>
      </w:r>
      <w:r w:rsidRPr="1D1DF625" w:rsidR="00C45FF5">
        <w:rPr>
          <w:rFonts w:eastAsia="Arial"/>
        </w:rPr>
        <w:t>have an</w:t>
      </w:r>
      <w:r w:rsidRPr="1D1DF625" w:rsidR="00C45FF5">
        <w:rPr>
          <w:rFonts w:eastAsia="Arial"/>
        </w:rPr>
        <w:t xml:space="preserve"> assigned signing authority</w:t>
      </w:r>
      <w:r w:rsidRPr="1D1DF625" w:rsidR="00C45FF5">
        <w:rPr>
          <w:rFonts w:eastAsia="Arial"/>
        </w:rPr>
        <w:t>,</w:t>
      </w:r>
      <w:r w:rsidRPr="1D1DF625" w:rsidR="00C45FF5">
        <w:rPr>
          <w:rFonts w:eastAsia="Arial"/>
        </w:rPr>
        <w:t xml:space="preserve"> which limits the dollar amount of a</w:t>
      </w:r>
      <w:r w:rsidRPr="1D1DF625" w:rsidR="00C45FF5">
        <w:rPr>
          <w:rFonts w:eastAsia="Arial"/>
        </w:rPr>
        <w:t>ny</w:t>
      </w:r>
      <w:r w:rsidRPr="1D1DF625" w:rsidR="00C45FF5">
        <w:rPr>
          <w:rFonts w:eastAsia="Arial"/>
        </w:rPr>
        <w:t xml:space="preserve"> request they can approve. Confirm your signing authority for the DRO with the Finance section or the AD </w:t>
      </w:r>
      <w:r w:rsidRPr="1D1DF625" w:rsidR="00DC7924">
        <w:rPr>
          <w:rFonts w:eastAsia="Arial"/>
        </w:rPr>
        <w:t>/</w:t>
      </w:r>
      <w:r w:rsidRPr="1D1DF625" w:rsidR="00C45FF5">
        <w:rPr>
          <w:rFonts w:eastAsia="Arial"/>
        </w:rPr>
        <w:t xml:space="preserve"> Operations. </w:t>
      </w:r>
    </w:p>
    <w:p w:rsidRPr="00E173A0" w:rsidR="00A74624" w:rsidP="1D1DF625" w:rsidRDefault="00A74624" w14:paraId="2538D1D1" w14:textId="1D527E81">
      <w:pPr>
        <w:pStyle w:val="Heading2"/>
        <w:numPr>
          <w:ilvl w:val="0"/>
          <w:numId w:val="11"/>
        </w:numPr>
        <w:rPr>
          <w:rFonts w:eastAsia="Arial"/>
        </w:rPr>
      </w:pPr>
      <w:r w:rsidR="00A74624">
        <w:rPr/>
        <w:t xml:space="preserve">What </w:t>
      </w:r>
      <w:r w:rsidR="00B32AF8">
        <w:rPr/>
        <w:t>T</w:t>
      </w:r>
      <w:r w:rsidR="00A74624">
        <w:rPr/>
        <w:t xml:space="preserve">o </w:t>
      </w:r>
      <w:r w:rsidR="00B32AF8">
        <w:rPr/>
        <w:t>D</w:t>
      </w:r>
      <w:r w:rsidR="00A74624">
        <w:rPr/>
        <w:t xml:space="preserve">o </w:t>
      </w:r>
    </w:p>
    <w:p w:rsidR="001E6C2A" w:rsidP="001E6C2A" w:rsidRDefault="001E6C2A" w14:paraId="5FB30D14" w14:textId="284E73E0" w14:noSpellErr="1">
      <w:pPr>
        <w:pStyle w:val="Heading3"/>
      </w:pPr>
      <w:r w:rsidR="001E6C2A">
        <w:rPr/>
        <w:t>Submit Requests for Staff, Material Resources, and Services</w:t>
      </w:r>
    </w:p>
    <w:p w:rsidRPr="00B32AF8" w:rsidR="001E6C2A" w:rsidP="1D1DF625" w:rsidRDefault="001E6C2A" w14:paraId="12AA4E65" w14:textId="176B6874" w14:noSpellErr="1">
      <w:pPr>
        <w:pStyle w:val="ListBullet3"/>
        <w:rPr>
          <w:rFonts w:eastAsia="Arial"/>
        </w:rPr>
      </w:pPr>
      <w:r w:rsidRPr="1D1DF625" w:rsidR="001E6C2A">
        <w:rPr>
          <w:rFonts w:eastAsia="Arial"/>
        </w:rPr>
        <w:t xml:space="preserve">Prior to </w:t>
      </w:r>
      <w:r w:rsidRPr="1D1DF625" w:rsidR="001E6C2A">
        <w:rPr>
          <w:rFonts w:eastAsia="Arial"/>
        </w:rPr>
        <w:t>submitting</w:t>
      </w:r>
      <w:r w:rsidRPr="1D1DF625" w:rsidR="001E6C2A">
        <w:rPr>
          <w:rFonts w:eastAsia="Arial"/>
        </w:rPr>
        <w:t xml:space="preserve"> requests through </w:t>
      </w:r>
      <w:r w:rsidRPr="1D1DF625" w:rsidR="001E6C2A">
        <w:rPr>
          <w:rFonts w:eastAsia="Arial"/>
        </w:rPr>
        <w:t>WebEOC</w:t>
      </w:r>
      <w:r w:rsidRPr="1D1DF625" w:rsidR="001E6C2A">
        <w:rPr>
          <w:rFonts w:eastAsia="Arial"/>
        </w:rPr>
        <w:t xml:space="preserve"> or staffing forms, communicate with the </w:t>
      </w:r>
      <w:r w:rsidRPr="1D1DF625" w:rsidR="001F2C00">
        <w:rPr>
          <w:rFonts w:eastAsia="Arial"/>
        </w:rPr>
        <w:t>Logistics</w:t>
      </w:r>
      <w:r w:rsidRPr="1D1DF625" w:rsidR="001E6C2A">
        <w:rPr>
          <w:rFonts w:eastAsia="Arial"/>
        </w:rPr>
        <w:t xml:space="preserve"> and</w:t>
      </w:r>
      <w:r w:rsidRPr="1D1DF625" w:rsidR="001F2C00">
        <w:rPr>
          <w:rFonts w:eastAsia="Arial"/>
        </w:rPr>
        <w:t xml:space="preserve">/or Workforce </w:t>
      </w:r>
      <w:r w:rsidRPr="1D1DF625" w:rsidR="001E6C2A">
        <w:rPr>
          <w:rFonts w:eastAsia="Arial"/>
        </w:rPr>
        <w:t>section</w:t>
      </w:r>
      <w:r w:rsidRPr="1D1DF625" w:rsidR="001E6C2A">
        <w:rPr>
          <w:rFonts w:eastAsia="Arial"/>
        </w:rPr>
        <w:t>.</w:t>
      </w:r>
      <w:r w:rsidRPr="1D1DF625" w:rsidR="001E6C2A">
        <w:rPr>
          <w:rFonts w:eastAsia="Arial"/>
        </w:rPr>
        <w:t xml:space="preserve"> </w:t>
      </w:r>
      <w:r w:rsidRPr="1D1DF625" w:rsidR="001E6C2A">
        <w:rPr>
          <w:rFonts w:eastAsia="Arial"/>
        </w:rPr>
        <w:t xml:space="preserve">Tell them </w:t>
      </w:r>
      <w:r w:rsidRPr="1D1DF625" w:rsidR="001E6C2A">
        <w:rPr>
          <w:rFonts w:eastAsia="Arial"/>
        </w:rPr>
        <w:t xml:space="preserve">when to expect </w:t>
      </w:r>
      <w:r w:rsidRPr="1D1DF625" w:rsidR="001E6C2A">
        <w:rPr>
          <w:rFonts w:eastAsia="Arial"/>
        </w:rPr>
        <w:t>your</w:t>
      </w:r>
      <w:r w:rsidRPr="1D1DF625" w:rsidR="001E6C2A">
        <w:rPr>
          <w:rFonts w:eastAsia="Arial"/>
        </w:rPr>
        <w:t xml:space="preserve"> request and discuss expectations for filling the request. </w:t>
      </w:r>
    </w:p>
    <w:p w:rsidR="00C45FF5" w:rsidP="1D1DF625" w:rsidRDefault="001E6C2A" w14:paraId="24C9C402" w14:textId="77777777" w14:noSpellErr="1">
      <w:pPr>
        <w:pStyle w:val="ListBullet3"/>
        <w:ind w:left="720"/>
        <w:rPr>
          <w:rFonts w:eastAsia="Arial"/>
        </w:rPr>
      </w:pPr>
      <w:r w:rsidRPr="1D1DF625" w:rsidR="001E6C2A">
        <w:rPr>
          <w:rFonts w:eastAsia="Arial"/>
        </w:rPr>
        <w:t>Submit r</w:t>
      </w:r>
      <w:r w:rsidRPr="1D1DF625" w:rsidR="001E6C2A">
        <w:rPr>
          <w:rFonts w:eastAsia="Arial"/>
        </w:rPr>
        <w:t>equests based on need</w:t>
      </w:r>
      <w:r w:rsidRPr="1D1DF625" w:rsidR="001E6C2A">
        <w:rPr>
          <w:rFonts w:eastAsia="Arial"/>
        </w:rPr>
        <w:t>,</w:t>
      </w:r>
      <w:r w:rsidRPr="1D1DF625" w:rsidR="001E6C2A">
        <w:rPr>
          <w:rFonts w:eastAsia="Arial"/>
        </w:rPr>
        <w:t xml:space="preserve"> often </w:t>
      </w:r>
      <w:r w:rsidRPr="1D1DF625" w:rsidR="001E6C2A">
        <w:rPr>
          <w:rFonts w:eastAsia="Arial"/>
        </w:rPr>
        <w:t>identified</w:t>
      </w:r>
      <w:r w:rsidRPr="1D1DF625" w:rsidR="001E6C2A">
        <w:rPr>
          <w:rFonts w:eastAsia="Arial"/>
        </w:rPr>
        <w:t xml:space="preserve"> during tactics meetings, sheltering coordination meetings, and daily team meetings. </w:t>
      </w:r>
    </w:p>
    <w:p w:rsidRPr="00B32AF8" w:rsidR="00C45FF5" w:rsidP="1D1DF625" w:rsidRDefault="00C45FF5" w14:paraId="511D9F9B" w14:textId="12821E1C" w14:noSpellErr="1">
      <w:pPr>
        <w:pStyle w:val="ListBullet3"/>
        <w:ind w:left="720"/>
        <w:rPr>
          <w:rFonts w:eastAsia="Arial"/>
        </w:rPr>
      </w:pPr>
      <w:r w:rsidRPr="1D1DF625" w:rsidR="00C45FF5">
        <w:rPr>
          <w:rFonts w:eastAsia="Arial"/>
        </w:rPr>
        <w:t>E</w:t>
      </w:r>
      <w:r w:rsidRPr="1D1DF625" w:rsidR="00C45FF5">
        <w:rPr>
          <w:rFonts w:eastAsia="Arial"/>
        </w:rPr>
        <w:t xml:space="preserve">nsure that requests are not duplicated and </w:t>
      </w:r>
      <w:r w:rsidRPr="1D1DF625" w:rsidR="00C45FF5">
        <w:rPr>
          <w:rFonts w:eastAsia="Arial"/>
        </w:rPr>
        <w:t>monitor</w:t>
      </w:r>
      <w:r w:rsidRPr="1D1DF625" w:rsidR="00C45FF5">
        <w:rPr>
          <w:rFonts w:eastAsia="Arial"/>
        </w:rPr>
        <w:t xml:space="preserve"> the costs and quantities of staff and supplies being ordered. </w:t>
      </w:r>
    </w:p>
    <w:p w:rsidRPr="00C45FF5" w:rsidR="001E6C2A" w:rsidP="1D1DF625" w:rsidRDefault="00C45FF5" w14:paraId="388D35AF" w14:textId="37C41AC2">
      <w:pPr>
        <w:pStyle w:val="ListBullet3"/>
        <w:ind w:left="720"/>
        <w:rPr>
          <w:rFonts w:eastAsia="Arial"/>
        </w:rPr>
      </w:pPr>
      <w:r w:rsidRPr="1D1DF625" w:rsidR="00C45FF5">
        <w:rPr>
          <w:rFonts w:eastAsia="Arial"/>
        </w:rPr>
        <w:t>Understand and adhere to DRO resource and spending</w:t>
      </w:r>
      <w:r w:rsidRPr="1D1DF625" w:rsidR="00F8617D">
        <w:rPr>
          <w:rFonts w:eastAsia="Arial"/>
        </w:rPr>
        <w:t xml:space="preserve">/resource </w:t>
      </w:r>
      <w:r w:rsidRPr="1D1DF625" w:rsidR="00C45FF5">
        <w:rPr>
          <w:rFonts w:eastAsia="Arial"/>
        </w:rPr>
        <w:t xml:space="preserve">limits. </w:t>
      </w:r>
    </w:p>
    <w:p w:rsidR="202B39F5" w:rsidP="693F6899" w:rsidRDefault="202B39F5" w14:paraId="21E742EF" w14:textId="78D67632" w14:noSpellErr="1">
      <w:pPr>
        <w:pStyle w:val="Heading3"/>
      </w:pPr>
      <w:commentRangeStart w:id="97"/>
      <w:r w:rsidR="202B39F5">
        <w:rPr/>
        <w:t>Tracking</w:t>
      </w:r>
      <w:r w:rsidR="005E2A48">
        <w:rPr/>
        <w:t xml:space="preserve"> Material Resource Requ</w:t>
      </w:r>
      <w:r w:rsidR="005E2A48">
        <w:rPr/>
        <w:t xml:space="preserve">ests in </w:t>
      </w:r>
      <w:r w:rsidR="005E2A48">
        <w:rPr/>
        <w:t>WebEOC</w:t>
      </w:r>
      <w:commentRangeEnd w:id="97"/>
      <w:r>
        <w:rPr>
          <w:rStyle w:val="CommentReference"/>
        </w:rPr>
        <w:commentReference w:id="97"/>
      </w:r>
    </w:p>
    <w:p w:rsidRPr="00B32AF8" w:rsidR="00DC7924" w:rsidP="1D1DF625" w:rsidRDefault="00DC7924" w14:paraId="2DFE751F" w14:textId="77777777" w14:noSpellErr="1">
      <w:pPr>
        <w:pStyle w:val="ListBullet3"/>
        <w:rPr>
          <w:rFonts w:eastAsia="Arial"/>
        </w:rPr>
      </w:pPr>
      <w:r w:rsidRPr="1D1DF625" w:rsidR="00DC7924">
        <w:rPr>
          <w:rFonts w:eastAsia="Arial"/>
        </w:rPr>
        <w:t>Use</w:t>
      </w:r>
      <w:r w:rsidRPr="1D1DF625" w:rsidR="00DC7924">
        <w:rPr>
          <w:rFonts w:eastAsia="Arial"/>
        </w:rPr>
        <w:t xml:space="preserve"> </w:t>
      </w:r>
      <w:r w:rsidRPr="1D1DF625" w:rsidR="00DC7924">
        <w:rPr>
          <w:rFonts w:eastAsia="Arial"/>
        </w:rPr>
        <w:t>WebEOC</w:t>
      </w:r>
      <w:r w:rsidRPr="1D1DF625" w:rsidR="00DC7924">
        <w:rPr>
          <w:rFonts w:eastAsia="Arial"/>
        </w:rPr>
        <w:t xml:space="preserve"> to track </w:t>
      </w:r>
      <w:r w:rsidRPr="1D1DF625" w:rsidR="00DC7924">
        <w:rPr>
          <w:rFonts w:eastAsia="Arial"/>
        </w:rPr>
        <w:t xml:space="preserve">material </w:t>
      </w:r>
      <w:r w:rsidRPr="1D1DF625" w:rsidR="00DC7924">
        <w:rPr>
          <w:rFonts w:eastAsia="Arial"/>
        </w:rPr>
        <w:t>resource</w:t>
      </w:r>
      <w:r w:rsidRPr="1D1DF625" w:rsidR="00DC7924">
        <w:rPr>
          <w:rFonts w:eastAsia="Arial"/>
        </w:rPr>
        <w:t xml:space="preserve"> and service </w:t>
      </w:r>
      <w:r w:rsidRPr="1D1DF625" w:rsidR="00DC7924">
        <w:rPr>
          <w:rFonts w:eastAsia="Arial"/>
        </w:rPr>
        <w:t>request</w:t>
      </w:r>
      <w:r w:rsidRPr="1D1DF625" w:rsidR="00DC7924">
        <w:rPr>
          <w:rFonts w:eastAsia="Arial"/>
        </w:rPr>
        <w:t xml:space="preserve">s. </w:t>
      </w:r>
    </w:p>
    <w:p w:rsidRPr="005E2A48" w:rsidR="00A74624" w:rsidP="1D1DF625" w:rsidRDefault="005E2A48" w14:paraId="767D1239" w14:textId="189BB10B">
      <w:pPr>
        <w:pStyle w:val="List2"/>
        <w:numPr>
          <w:ilvl w:val="0"/>
          <w:numId w:val="15"/>
        </w:numPr>
        <w:rPr>
          <w:rFonts w:eastAsia="Arial"/>
        </w:rPr>
      </w:pPr>
      <w:r w:rsidRPr="1D1DF625" w:rsidR="00A74624">
        <w:rPr>
          <w:rFonts w:eastAsia="Arial"/>
        </w:rPr>
        <w:t xml:space="preserve">Log into </w:t>
      </w:r>
      <w:r w:rsidRPr="1D1DF625" w:rsidR="00A74624">
        <w:rPr>
          <w:rFonts w:eastAsia="Arial"/>
        </w:rPr>
        <w:t>WebEOC</w:t>
      </w:r>
      <w:r w:rsidRPr="1D1DF625" w:rsidR="00A74624">
        <w:rPr>
          <w:rFonts w:eastAsia="Arial"/>
        </w:rPr>
        <w:t xml:space="preserve"> </w:t>
      </w:r>
      <w:r w:rsidRPr="1D1DF625" w:rsidR="23EAFE5B">
        <w:rPr>
          <w:rFonts w:eastAsia="Arial"/>
        </w:rPr>
        <w:t>and</w:t>
      </w:r>
      <w:r w:rsidRPr="1D1DF625" w:rsidR="00A74624">
        <w:rPr>
          <w:rFonts w:eastAsia="Arial"/>
        </w:rPr>
        <w:t xml:space="preserve"> access the </w:t>
      </w:r>
      <w:r w:rsidRPr="1D1DF625" w:rsidR="00A74624">
        <w:rPr>
          <w:rFonts w:eastAsia="Arial"/>
        </w:rPr>
        <w:t>RID</w:t>
      </w:r>
      <w:r w:rsidRPr="1D1DF625" w:rsidR="00A74624">
        <w:rPr>
          <w:rFonts w:eastAsia="Arial"/>
        </w:rPr>
        <w:t xml:space="preserve"> board</w:t>
      </w:r>
      <w:r w:rsidRPr="1D1DF625" w:rsidR="005E2A48">
        <w:rPr>
          <w:rFonts w:eastAsia="Arial"/>
        </w:rPr>
        <w:t xml:space="preserve">. </w:t>
      </w:r>
      <w:r w:rsidRPr="1D1DF625" w:rsidR="006B68D5">
        <w:rPr>
          <w:rFonts w:eastAsia="Arial"/>
        </w:rPr>
        <w:t>(</w:t>
      </w:r>
      <w:r w:rsidRPr="1D1DF625" w:rsidR="00A74624">
        <w:rPr>
          <w:rFonts w:eastAsia="Arial"/>
        </w:rPr>
        <w:t xml:space="preserve">If you do not </w:t>
      </w:r>
      <w:r w:rsidRPr="1D1DF625" w:rsidR="5C9B4A4D">
        <w:rPr>
          <w:rFonts w:eastAsia="Arial"/>
        </w:rPr>
        <w:t xml:space="preserve">have </w:t>
      </w:r>
      <w:r w:rsidRPr="1D1DF625" w:rsidR="00A74624">
        <w:rPr>
          <w:rFonts w:eastAsia="Arial"/>
        </w:rPr>
        <w:t xml:space="preserve">access to </w:t>
      </w:r>
      <w:r w:rsidRPr="1D1DF625" w:rsidR="00A74624">
        <w:rPr>
          <w:rFonts w:eastAsia="Arial"/>
        </w:rPr>
        <w:t>WebEOC</w:t>
      </w:r>
      <w:r w:rsidRPr="1D1DF625" w:rsidR="00A74624">
        <w:rPr>
          <w:rFonts w:eastAsia="Arial"/>
        </w:rPr>
        <w:t xml:space="preserve"> work with the Information &amp; Planning </w:t>
      </w:r>
      <w:r w:rsidRPr="1D1DF625" w:rsidR="005E2A48">
        <w:rPr>
          <w:rFonts w:eastAsia="Arial"/>
        </w:rPr>
        <w:t xml:space="preserve">section </w:t>
      </w:r>
      <w:r w:rsidRPr="1D1DF625" w:rsidR="00A74624">
        <w:rPr>
          <w:rFonts w:eastAsia="Arial"/>
        </w:rPr>
        <w:t xml:space="preserve">to </w:t>
      </w:r>
      <w:r w:rsidRPr="1D1DF625" w:rsidR="005E2A48">
        <w:rPr>
          <w:rFonts w:eastAsia="Arial"/>
        </w:rPr>
        <w:t xml:space="preserve">get </w:t>
      </w:r>
      <w:r w:rsidRPr="1D1DF625" w:rsidR="00A74624">
        <w:rPr>
          <w:rFonts w:eastAsia="Arial"/>
        </w:rPr>
        <w:t>access.</w:t>
      </w:r>
      <w:r w:rsidRPr="1D1DF625" w:rsidR="006B68D5">
        <w:rPr>
          <w:rFonts w:eastAsia="Arial"/>
        </w:rPr>
        <w:t>)</w:t>
      </w:r>
    </w:p>
    <w:p w:rsidR="006B68D5" w:rsidP="005E2A48" w:rsidRDefault="00A74624" w14:paraId="3CAF6AB3" w14:textId="646C90B5">
      <w:pPr>
        <w:pStyle w:val="List2"/>
        <w:numPr>
          <w:ilvl w:val="1"/>
          <w:numId w:val="13"/>
        </w:numPr>
        <w:rPr>
          <w:rFonts w:eastAsia="Arial"/>
        </w:rPr>
      </w:pPr>
      <w:r w:rsidRPr="1D1DF625" w:rsidR="00A74624">
        <w:rPr>
          <w:rFonts w:eastAsia="Arial"/>
        </w:rPr>
        <w:t xml:space="preserve">Select the </w:t>
      </w:r>
      <w:r w:rsidRPr="1D1DF625" w:rsidR="00A74624">
        <w:rPr>
          <w:rFonts w:eastAsia="Arial"/>
          <w:b w:val="1"/>
          <w:bCs w:val="1"/>
        </w:rPr>
        <w:t>Request/Task</w:t>
      </w:r>
      <w:r w:rsidRPr="1D1DF625" w:rsidR="00A74624">
        <w:rPr>
          <w:rFonts w:eastAsia="Arial"/>
        </w:rPr>
        <w:t xml:space="preserve"> tab</w:t>
      </w:r>
      <w:r w:rsidRPr="1D1DF625" w:rsidR="006B68D5">
        <w:rPr>
          <w:rFonts w:eastAsia="Arial"/>
        </w:rPr>
        <w:t>.</w:t>
      </w:r>
      <w:r w:rsidRPr="1D1DF625" w:rsidR="00A74624">
        <w:rPr>
          <w:rFonts w:eastAsia="Arial"/>
        </w:rPr>
        <w:t xml:space="preserve"> </w:t>
      </w:r>
    </w:p>
    <w:p w:rsidRPr="00B32AF8" w:rsidR="00A74624" w:rsidP="1D1DF625" w:rsidRDefault="006B68D5" w14:paraId="37311356" w14:textId="4BBD9EE5">
      <w:pPr>
        <w:pStyle w:val="List2"/>
        <w:numPr>
          <w:ilvl w:val="1"/>
          <w:numId w:val="13"/>
        </w:numPr>
        <w:rPr>
          <w:rFonts w:eastAsia="Arial"/>
        </w:rPr>
      </w:pPr>
      <w:r w:rsidRPr="1D1DF625" w:rsidR="006B68D5">
        <w:rPr>
          <w:rFonts w:eastAsia="Arial"/>
        </w:rPr>
        <w:t>Us</w:t>
      </w:r>
      <w:r w:rsidRPr="1D1DF625" w:rsidR="00A74624">
        <w:rPr>
          <w:rFonts w:eastAsia="Arial"/>
        </w:rPr>
        <w:t xml:space="preserve">e the </w:t>
      </w:r>
      <w:r w:rsidRPr="1D1DF625" w:rsidR="006B68D5">
        <w:rPr>
          <w:rFonts w:eastAsia="Arial"/>
          <w:b w:val="1"/>
          <w:bCs w:val="1"/>
        </w:rPr>
        <w:t>F</w:t>
      </w:r>
      <w:r w:rsidRPr="1D1DF625" w:rsidR="00A74624">
        <w:rPr>
          <w:rFonts w:eastAsia="Arial"/>
          <w:b w:val="1"/>
          <w:bCs w:val="1"/>
        </w:rPr>
        <w:t>ilter/</w:t>
      </w:r>
      <w:r w:rsidRPr="1D1DF625" w:rsidR="006B68D5">
        <w:rPr>
          <w:rFonts w:eastAsia="Arial"/>
          <w:b w:val="1"/>
          <w:bCs w:val="1"/>
        </w:rPr>
        <w:t>S</w:t>
      </w:r>
      <w:r w:rsidRPr="1D1DF625" w:rsidR="00A74624">
        <w:rPr>
          <w:rFonts w:eastAsia="Arial"/>
          <w:b w:val="1"/>
          <w:bCs w:val="1"/>
        </w:rPr>
        <w:t>earch</w:t>
      </w:r>
      <w:r w:rsidRPr="1D1DF625" w:rsidR="00A74624">
        <w:rPr>
          <w:rFonts w:eastAsia="Arial"/>
        </w:rPr>
        <w:t xml:space="preserve"> section to select </w:t>
      </w:r>
      <w:r w:rsidRPr="1D1DF625" w:rsidR="006B68D5">
        <w:rPr>
          <w:rFonts w:eastAsia="Arial"/>
        </w:rPr>
        <w:t>the</w:t>
      </w:r>
      <w:r w:rsidRPr="1D1DF625" w:rsidR="006B68D5">
        <w:rPr>
          <w:rFonts w:eastAsia="Arial"/>
        </w:rPr>
        <w:t xml:space="preserve"> </w:t>
      </w:r>
      <w:r w:rsidRPr="1D1DF625" w:rsidR="00A74624">
        <w:rPr>
          <w:rFonts w:eastAsia="Arial"/>
        </w:rPr>
        <w:t xml:space="preserve">information you </w:t>
      </w:r>
      <w:r w:rsidRPr="1D1DF625" w:rsidR="330396E8">
        <w:rPr>
          <w:rFonts w:eastAsia="Arial"/>
        </w:rPr>
        <w:t>need to review</w:t>
      </w:r>
      <w:r w:rsidRPr="1D1DF625" w:rsidR="00A74624">
        <w:rPr>
          <w:rFonts w:eastAsia="Arial"/>
        </w:rPr>
        <w:t xml:space="preserve">.  </w:t>
      </w:r>
    </w:p>
    <w:p w:rsidRPr="00B32AF8" w:rsidR="00A74624" w:rsidP="1D1DF625" w:rsidRDefault="20E9C1DE" w14:paraId="70BFA32E" w14:textId="5FBC6FB9">
      <w:pPr>
        <w:pStyle w:val="ListBullet3"/>
        <w:rPr>
          <w:rFonts w:eastAsia="Arial"/>
        </w:rPr>
      </w:pPr>
      <w:r w:rsidRPr="1D1DF625" w:rsidR="20E9C1DE">
        <w:rPr>
          <w:rFonts w:eastAsia="Arial"/>
        </w:rPr>
        <w:t>T</w:t>
      </w:r>
      <w:r w:rsidRPr="1D1DF625" w:rsidR="00A74624">
        <w:rPr>
          <w:rFonts w:eastAsia="Arial"/>
        </w:rPr>
        <w:t xml:space="preserve">he Mass Care </w:t>
      </w:r>
      <w:r w:rsidRPr="1D1DF625" w:rsidR="00103422">
        <w:rPr>
          <w:rFonts w:eastAsia="Arial"/>
        </w:rPr>
        <w:t>g</w:t>
      </w:r>
      <w:r w:rsidRPr="1D1DF625" w:rsidR="00103422">
        <w:rPr>
          <w:rFonts w:eastAsia="Arial"/>
        </w:rPr>
        <w:t>r</w:t>
      </w:r>
      <w:r w:rsidRPr="1D1DF625" w:rsidR="00103422">
        <w:rPr>
          <w:rFonts w:eastAsia="Arial"/>
        </w:rPr>
        <w:t>oup</w:t>
      </w:r>
      <w:r w:rsidRPr="1D1DF625" w:rsidR="00103422">
        <w:rPr>
          <w:rFonts w:eastAsia="Arial"/>
        </w:rPr>
        <w:t xml:space="preserve"> </w:t>
      </w:r>
      <w:r w:rsidRPr="1D1DF625" w:rsidR="00A74624">
        <w:rPr>
          <w:rFonts w:eastAsia="Arial"/>
        </w:rPr>
        <w:t xml:space="preserve">is part of the </w:t>
      </w:r>
      <w:r w:rsidRPr="1D1DF625" w:rsidR="00A74624">
        <w:rPr>
          <w:rFonts w:eastAsia="Arial"/>
        </w:rPr>
        <w:t>O</w:t>
      </w:r>
      <w:r w:rsidRPr="1D1DF625" w:rsidR="5ED03ADF">
        <w:rPr>
          <w:rFonts w:eastAsia="Arial"/>
        </w:rPr>
        <w:t>P</w:t>
      </w:r>
      <w:r w:rsidRPr="1D1DF625" w:rsidR="00103422">
        <w:rPr>
          <w:rFonts w:eastAsia="Arial"/>
        </w:rPr>
        <w:t>S</w:t>
      </w:r>
      <w:r w:rsidRPr="1D1DF625" w:rsidR="00A74624">
        <w:rPr>
          <w:rFonts w:eastAsia="Arial"/>
        </w:rPr>
        <w:t xml:space="preserve"> section</w:t>
      </w:r>
      <w:r w:rsidRPr="1D1DF625" w:rsidR="00103422">
        <w:rPr>
          <w:rFonts w:eastAsia="Arial"/>
        </w:rPr>
        <w:t>. A</w:t>
      </w:r>
      <w:r w:rsidRPr="1D1DF625" w:rsidR="00A74624">
        <w:rPr>
          <w:rFonts w:eastAsia="Arial"/>
        </w:rPr>
        <w:t xml:space="preserve">ll requests/tasks are listed under </w:t>
      </w:r>
      <w:r w:rsidRPr="1D1DF625" w:rsidR="00A74624">
        <w:rPr>
          <w:rFonts w:eastAsia="Arial"/>
          <w:b w:val="1"/>
          <w:bCs w:val="1"/>
        </w:rPr>
        <w:t>Mass Care</w:t>
      </w:r>
      <w:r w:rsidRPr="1D1DF625" w:rsidR="00103422">
        <w:rPr>
          <w:rFonts w:eastAsia="Arial"/>
        </w:rPr>
        <w:t>.</w:t>
      </w:r>
    </w:p>
    <w:p w:rsidRPr="00B32AF8" w:rsidR="00A74624" w:rsidP="1D1DF625" w:rsidRDefault="75052BDC" w14:paraId="02E40CDB" w14:textId="65CECDB9">
      <w:pPr>
        <w:pStyle w:val="ListBullet3"/>
        <w:rPr>
          <w:rFonts w:eastAsia="Arial"/>
        </w:rPr>
      </w:pPr>
      <w:r w:rsidRPr="1D1DF625" w:rsidR="00103422">
        <w:rPr>
          <w:rFonts w:eastAsia="Arial"/>
        </w:rPr>
        <w:t>Do the</w:t>
      </w:r>
      <w:r w:rsidRPr="1D1DF625" w:rsidR="00103422">
        <w:rPr>
          <w:rFonts w:eastAsia="Arial"/>
        </w:rPr>
        <w:t xml:space="preserve"> </w:t>
      </w:r>
      <w:r w:rsidRPr="1D1DF625" w:rsidR="00A74624">
        <w:rPr>
          <w:rFonts w:eastAsia="Arial"/>
        </w:rPr>
        <w:t xml:space="preserve">task </w:t>
      </w:r>
      <w:r w:rsidRPr="1D1DF625" w:rsidR="00A74624">
        <w:rPr>
          <w:rFonts w:eastAsia="Arial"/>
        </w:rPr>
        <w:t xml:space="preserve">several times a day </w:t>
      </w:r>
      <w:r w:rsidRPr="1D1DF625" w:rsidR="079A0606">
        <w:rPr>
          <w:rFonts w:eastAsia="Arial"/>
        </w:rPr>
        <w:t xml:space="preserve">to </w:t>
      </w:r>
      <w:r w:rsidRPr="1D1DF625" w:rsidR="079A0606">
        <w:rPr>
          <w:rFonts w:eastAsia="Arial"/>
        </w:rPr>
        <w:t>monitor</w:t>
      </w:r>
      <w:r w:rsidRPr="1D1DF625" w:rsidR="079A0606">
        <w:rPr>
          <w:rFonts w:eastAsia="Arial"/>
        </w:rPr>
        <w:t xml:space="preserve"> requests, </w:t>
      </w:r>
      <w:r w:rsidRPr="1D1DF625" w:rsidR="00103422">
        <w:rPr>
          <w:rFonts w:eastAsia="Arial"/>
        </w:rPr>
        <w:t>especially</w:t>
      </w:r>
      <w:r w:rsidRPr="1D1DF625" w:rsidR="00103422">
        <w:rPr>
          <w:rFonts w:eastAsia="Arial"/>
        </w:rPr>
        <w:t xml:space="preserve"> </w:t>
      </w:r>
      <w:r w:rsidRPr="1D1DF625" w:rsidR="00A74624">
        <w:rPr>
          <w:rFonts w:eastAsia="Arial"/>
        </w:rPr>
        <w:t xml:space="preserve">before </w:t>
      </w:r>
      <w:r w:rsidRPr="1D1DF625" w:rsidR="00A74624">
        <w:rPr>
          <w:rFonts w:eastAsia="Arial"/>
        </w:rPr>
        <w:t>meetings</w:t>
      </w:r>
      <w:r w:rsidRPr="1D1DF625" w:rsidR="3AF5CB40">
        <w:rPr>
          <w:rFonts w:eastAsia="Arial"/>
        </w:rPr>
        <w:t xml:space="preserve"> </w:t>
      </w:r>
      <w:r w:rsidRPr="1D1DF625" w:rsidR="00103422">
        <w:rPr>
          <w:rFonts w:eastAsia="Arial"/>
        </w:rPr>
        <w:t>that</w:t>
      </w:r>
      <w:r w:rsidRPr="1D1DF625" w:rsidR="00103422">
        <w:rPr>
          <w:rFonts w:eastAsia="Arial"/>
        </w:rPr>
        <w:t xml:space="preserve"> </w:t>
      </w:r>
      <w:r w:rsidRPr="1D1DF625" w:rsidR="3AF5CB40">
        <w:rPr>
          <w:rFonts w:eastAsia="Arial"/>
        </w:rPr>
        <w:t>require status updates for requests.</w:t>
      </w:r>
    </w:p>
    <w:p w:rsidRPr="00C71E25" w:rsidR="00A74624" w:rsidP="00A74624" w:rsidRDefault="00A74624" w14:paraId="01CDEBD4" w14:textId="0941AE27">
      <w:pPr>
        <w:pStyle w:val="Heading3"/>
      </w:pPr>
      <w:r w:rsidR="00A74624">
        <w:rPr/>
        <w:t>Appro</w:t>
      </w:r>
      <w:r w:rsidR="00103422">
        <w:rPr/>
        <w:t>ving Mass Care Requests in WebEOC</w:t>
      </w:r>
    </w:p>
    <w:p w:rsidR="00103422" w:rsidP="00B32AF8" w:rsidRDefault="00103422" w14:paraId="22F8E612" w14:textId="77777777" w14:noSpellErr="1">
      <w:pPr>
        <w:pStyle w:val="List2"/>
        <w:numPr>
          <w:ilvl w:val="0"/>
          <w:numId w:val="14"/>
        </w:numPr>
        <w:rPr>
          <w:rFonts w:eastAsia="Arial"/>
        </w:rPr>
      </w:pPr>
      <w:r w:rsidRPr="1D1DF625" w:rsidR="00103422">
        <w:rPr>
          <w:rFonts w:eastAsia="Arial"/>
        </w:rPr>
        <w:t xml:space="preserve">Log into </w:t>
      </w:r>
      <w:r w:rsidRPr="1D1DF625" w:rsidR="00103422">
        <w:rPr>
          <w:rFonts w:eastAsia="Arial"/>
        </w:rPr>
        <w:t>WebEOC</w:t>
      </w:r>
      <w:r w:rsidRPr="1D1DF625" w:rsidR="00103422">
        <w:rPr>
          <w:rFonts w:eastAsia="Arial"/>
        </w:rPr>
        <w:t xml:space="preserve"> and access the RID board.</w:t>
      </w:r>
    </w:p>
    <w:p w:rsidR="00103422" w:rsidP="00103422" w:rsidRDefault="00A74624" w14:paraId="75C0F7EB" w14:textId="4BE3CE17">
      <w:pPr>
        <w:pStyle w:val="List2"/>
        <w:numPr>
          <w:ilvl w:val="0"/>
          <w:numId w:val="14"/>
        </w:numPr>
        <w:rPr>
          <w:rFonts w:eastAsia="Arial"/>
        </w:rPr>
      </w:pPr>
      <w:r w:rsidRPr="1D1DF625" w:rsidR="00103422">
        <w:rPr>
          <w:rFonts w:eastAsia="Arial"/>
        </w:rPr>
        <w:t>In</w:t>
      </w:r>
      <w:r w:rsidRPr="1D1DF625" w:rsidR="00103422">
        <w:rPr>
          <w:rFonts w:eastAsia="Arial"/>
        </w:rPr>
        <w:t xml:space="preserve"> </w:t>
      </w:r>
      <w:r w:rsidRPr="1D1DF625" w:rsidR="00103422">
        <w:rPr>
          <w:rFonts w:eastAsia="Arial"/>
          <w:b w:val="1"/>
          <w:bCs w:val="1"/>
        </w:rPr>
        <w:t>F</w:t>
      </w:r>
      <w:r w:rsidRPr="1D1DF625" w:rsidR="00A74624">
        <w:rPr>
          <w:rFonts w:eastAsia="Arial"/>
          <w:b w:val="1"/>
          <w:bCs w:val="1"/>
        </w:rPr>
        <w:t>ilter/</w:t>
      </w:r>
      <w:r w:rsidRPr="1D1DF625" w:rsidR="00103422">
        <w:rPr>
          <w:rFonts w:eastAsia="Arial"/>
          <w:b w:val="1"/>
          <w:bCs w:val="1"/>
        </w:rPr>
        <w:t>S</w:t>
      </w:r>
      <w:r w:rsidRPr="1D1DF625" w:rsidR="00A74624">
        <w:rPr>
          <w:rFonts w:eastAsia="Arial"/>
          <w:b w:val="1"/>
          <w:bCs w:val="1"/>
        </w:rPr>
        <w:t>earch</w:t>
      </w:r>
      <w:r w:rsidRPr="1D1DF625" w:rsidR="00103422">
        <w:rPr>
          <w:rFonts w:eastAsia="Arial"/>
        </w:rPr>
        <w:t xml:space="preserve">, </w:t>
      </w:r>
      <w:r w:rsidRPr="1D1DF625" w:rsidR="00103422">
        <w:rPr>
          <w:rFonts w:eastAsia="Arial"/>
        </w:rPr>
        <w:t>s</w:t>
      </w:r>
      <w:r w:rsidRPr="1D1DF625" w:rsidR="00A74624">
        <w:rPr>
          <w:rFonts w:eastAsia="Arial"/>
        </w:rPr>
        <w:t xml:space="preserve">elect the </w:t>
      </w:r>
      <w:r w:rsidRPr="1D1DF625" w:rsidR="00A74624">
        <w:rPr>
          <w:rFonts w:eastAsia="Arial"/>
          <w:b w:val="1"/>
          <w:bCs w:val="1"/>
        </w:rPr>
        <w:t>Request Approval</w:t>
      </w:r>
      <w:r w:rsidRPr="1D1DF625" w:rsidR="00A74624">
        <w:rPr>
          <w:rFonts w:eastAsia="Arial"/>
        </w:rPr>
        <w:t xml:space="preserve"> </w:t>
      </w:r>
      <w:r w:rsidRPr="1D1DF625" w:rsidR="00103422">
        <w:rPr>
          <w:rFonts w:eastAsia="Arial"/>
        </w:rPr>
        <w:t>s</w:t>
      </w:r>
      <w:r w:rsidRPr="1D1DF625" w:rsidR="00A74624">
        <w:rPr>
          <w:rFonts w:eastAsia="Arial"/>
        </w:rPr>
        <w:t>ection</w:t>
      </w:r>
      <w:r w:rsidRPr="1D1DF625" w:rsidR="00103422">
        <w:rPr>
          <w:rFonts w:eastAsia="Arial"/>
        </w:rPr>
        <w:t>.</w:t>
      </w:r>
      <w:r w:rsidRPr="1D1DF625" w:rsidR="00A74624">
        <w:rPr>
          <w:rFonts w:eastAsia="Arial"/>
        </w:rPr>
        <w:t xml:space="preserve"> </w:t>
      </w:r>
    </w:p>
    <w:p w:rsidRPr="00103422" w:rsidR="00A74624" w:rsidP="00103422" w:rsidRDefault="00103422" w14:paraId="53DCD552" w14:textId="4F6C9AE3">
      <w:pPr>
        <w:pStyle w:val="List2"/>
        <w:numPr>
          <w:ilvl w:val="0"/>
          <w:numId w:val="14"/>
        </w:numPr>
        <w:ind w:left="720"/>
        <w:rPr>
          <w:rFonts w:eastAsia="Arial"/>
        </w:rPr>
      </w:pPr>
      <w:r w:rsidRPr="1D1DF625" w:rsidR="00103422">
        <w:rPr>
          <w:rFonts w:eastAsia="Arial"/>
        </w:rPr>
        <w:t>S</w:t>
      </w:r>
      <w:r w:rsidRPr="1D1DF625" w:rsidR="00A74624">
        <w:rPr>
          <w:rFonts w:eastAsia="Arial"/>
        </w:rPr>
        <w:t xml:space="preserve">elect the tasks you </w:t>
      </w:r>
      <w:r w:rsidRPr="1D1DF625" w:rsidR="34730D0C">
        <w:rPr>
          <w:rFonts w:eastAsia="Arial"/>
        </w:rPr>
        <w:t>need to review</w:t>
      </w:r>
      <w:r w:rsidRPr="1D1DF625" w:rsidR="00A74624">
        <w:rPr>
          <w:rFonts w:eastAsia="Arial"/>
        </w:rPr>
        <w:t xml:space="preserve">.  </w:t>
      </w:r>
    </w:p>
    <w:p w:rsidRPr="00B32AF8" w:rsidR="00A74624" w:rsidP="1D1DF625" w:rsidRDefault="00A74624" w14:paraId="0BD85746" w14:textId="0A801066">
      <w:pPr>
        <w:pStyle w:val="ListBullet3"/>
        <w:rPr>
          <w:rFonts w:eastAsia="Arial"/>
        </w:rPr>
      </w:pPr>
      <w:r w:rsidRPr="1D1DF625" w:rsidR="00A74624">
        <w:rPr>
          <w:rFonts w:eastAsia="Arial"/>
        </w:rPr>
        <w:t xml:space="preserve">The </w:t>
      </w:r>
      <w:r w:rsidRPr="1D1DF625" w:rsidR="00A74624">
        <w:rPr>
          <w:rFonts w:eastAsia="Arial"/>
          <w:b w:val="1"/>
          <w:bCs w:val="1"/>
        </w:rPr>
        <w:t>Pending DRO Approval</w:t>
      </w:r>
      <w:r w:rsidRPr="1D1DF625" w:rsidR="00A74624">
        <w:rPr>
          <w:rFonts w:eastAsia="Arial"/>
        </w:rPr>
        <w:t xml:space="preserve"> status </w:t>
      </w:r>
      <w:r w:rsidRPr="1D1DF625" w:rsidR="793436A1">
        <w:rPr>
          <w:rFonts w:eastAsia="Arial"/>
        </w:rPr>
        <w:t>is the most common</w:t>
      </w:r>
      <w:r w:rsidRPr="1D1DF625" w:rsidR="00A74624">
        <w:rPr>
          <w:rFonts w:eastAsia="Arial"/>
        </w:rPr>
        <w:t xml:space="preserve">. </w:t>
      </w:r>
    </w:p>
    <w:p w:rsidR="00A74624" w:rsidP="1D1DF625" w:rsidRDefault="00A74624" w14:paraId="7BCC1043" w14:textId="4C6B7425">
      <w:pPr>
        <w:pStyle w:val="List2"/>
        <w:numPr>
          <w:ilvl w:val="0"/>
          <w:numId w:val="16"/>
        </w:numPr>
        <w:rPr>
          <w:rFonts w:eastAsia="Arial"/>
        </w:rPr>
      </w:pPr>
      <w:r w:rsidRPr="1D1DF625" w:rsidR="00A74624">
        <w:rPr>
          <w:rFonts w:eastAsia="Arial"/>
        </w:rPr>
        <w:t xml:space="preserve">Review the </w:t>
      </w:r>
      <w:r w:rsidRPr="1D1DF625" w:rsidR="5D9896D6">
        <w:rPr>
          <w:rFonts w:eastAsia="Arial"/>
        </w:rPr>
        <w:t>r</w:t>
      </w:r>
      <w:r w:rsidRPr="1D1DF625" w:rsidR="00A74624">
        <w:rPr>
          <w:rFonts w:eastAsia="Arial"/>
        </w:rPr>
        <w:t xml:space="preserve">equests that are pending for the Mass Care </w:t>
      </w:r>
      <w:r w:rsidRPr="1D1DF625" w:rsidR="005F35B8">
        <w:rPr>
          <w:rFonts w:eastAsia="Arial"/>
        </w:rPr>
        <w:t>a</w:t>
      </w:r>
      <w:r w:rsidRPr="1D1DF625" w:rsidR="005F35B8">
        <w:rPr>
          <w:rFonts w:eastAsia="Arial"/>
        </w:rPr>
        <w:t>ctivity</w:t>
      </w:r>
      <w:r w:rsidRPr="1D1DF625" w:rsidR="00A74624">
        <w:rPr>
          <w:rFonts w:eastAsia="Arial"/>
        </w:rPr>
        <w:t xml:space="preserve">. </w:t>
      </w:r>
    </w:p>
    <w:p w:rsidRPr="005F35B8" w:rsidR="005F35B8" w:rsidP="1D1DF625" w:rsidRDefault="005F35B8" w14:paraId="4BD505D5" w14:textId="05236997">
      <w:pPr>
        <w:pStyle w:val="ListBullet3"/>
        <w:ind/>
        <w:rPr>
          <w:rFonts w:eastAsia="Arial"/>
        </w:rPr>
      </w:pPr>
      <w:commentRangeStart w:id="214"/>
      <w:r w:rsidRPr="1D1DF625" w:rsidR="005F35B8">
        <w:rPr>
          <w:rFonts w:eastAsia="Arial"/>
        </w:rPr>
        <w:t>Maintain awareness of what was already approved and rejected.</w:t>
      </w:r>
      <w:commentRangeEnd w:id="214"/>
      <w:r>
        <w:rPr>
          <w:rStyle w:val="CommentReference"/>
        </w:rPr>
        <w:commentReference w:id="214"/>
      </w:r>
    </w:p>
    <w:p w:rsidRPr="00B32AF8" w:rsidR="00A74624" w:rsidP="1D1DF625" w:rsidRDefault="0149F840" w14:paraId="63862F63" w14:textId="30CFA7A1">
      <w:pPr>
        <w:pStyle w:val="List2"/>
        <w:numPr>
          <w:ilvl w:val="1"/>
          <w:numId w:val="14"/>
        </w:numPr>
        <w:ind/>
        <w:rPr>
          <w:rFonts w:eastAsia="Arial"/>
        </w:rPr>
      </w:pPr>
      <w:r w:rsidRPr="1D1DF625" w:rsidR="48BBFAC6">
        <w:rPr>
          <w:rFonts w:eastAsia="Arial"/>
        </w:rPr>
        <w:t>Ensure all r</w:t>
      </w:r>
      <w:r w:rsidRPr="1D1DF625" w:rsidR="00A74624">
        <w:rPr>
          <w:rFonts w:eastAsia="Arial"/>
        </w:rPr>
        <w:t>equest</w:t>
      </w:r>
      <w:r w:rsidRPr="1D1DF625" w:rsidR="73D50D91">
        <w:rPr>
          <w:rFonts w:eastAsia="Arial"/>
        </w:rPr>
        <w:t>s</w:t>
      </w:r>
      <w:r w:rsidRPr="1D1DF625" w:rsidR="00A74624">
        <w:rPr>
          <w:rFonts w:eastAsia="Arial"/>
        </w:rPr>
        <w:t xml:space="preserve"> a</w:t>
      </w:r>
      <w:r w:rsidRPr="1D1DF625" w:rsidR="24394DE5">
        <w:rPr>
          <w:rFonts w:eastAsia="Arial"/>
        </w:rPr>
        <w:t xml:space="preserve">re </w:t>
      </w:r>
      <w:r w:rsidRPr="1D1DF625" w:rsidR="56EBB73C">
        <w:rPr>
          <w:rFonts w:eastAsia="Arial"/>
        </w:rPr>
        <w:t>within</w:t>
      </w:r>
      <w:r w:rsidRPr="1D1DF625" w:rsidR="00A74624">
        <w:rPr>
          <w:rFonts w:eastAsia="Arial"/>
        </w:rPr>
        <w:t xml:space="preserve"> the approved limits</w:t>
      </w:r>
      <w:r w:rsidRPr="1D1DF625" w:rsidR="0CB20163">
        <w:rPr>
          <w:rFonts w:eastAsia="Arial"/>
        </w:rPr>
        <w:t xml:space="preserve">, </w:t>
      </w:r>
      <w:r w:rsidRPr="1D1DF625" w:rsidR="00A74624">
        <w:rPr>
          <w:rFonts w:eastAsia="Arial"/>
        </w:rPr>
        <w:t>planning assumptions</w:t>
      </w:r>
      <w:r w:rsidRPr="1D1DF625" w:rsidR="3E6E26EF">
        <w:rPr>
          <w:rFonts w:eastAsia="Arial"/>
        </w:rPr>
        <w:t>, and functional plan</w:t>
      </w:r>
      <w:r w:rsidRPr="1D1DF625" w:rsidR="00A74624">
        <w:rPr>
          <w:rFonts w:eastAsia="Arial"/>
        </w:rPr>
        <w:t>.</w:t>
      </w:r>
    </w:p>
    <w:p w:rsidRPr="00B32AF8" w:rsidR="00A74624" w:rsidP="1D1DF625" w:rsidRDefault="0149F840" w14:paraId="7AF85225" w14:textId="2A4D4D6F">
      <w:pPr>
        <w:pStyle w:val="List2"/>
        <w:numPr>
          <w:ilvl w:val="1"/>
          <w:numId w:val="14"/>
        </w:numPr>
        <w:ind/>
        <w:rPr>
          <w:rFonts w:eastAsia="Arial"/>
        </w:rPr>
      </w:pPr>
      <w:r w:rsidRPr="1D1DF625" w:rsidR="0149F840">
        <w:rPr>
          <w:rFonts w:eastAsia="Arial"/>
        </w:rPr>
        <w:t>If a r</w:t>
      </w:r>
      <w:r w:rsidRPr="1D1DF625" w:rsidR="00A74624">
        <w:rPr>
          <w:rFonts w:eastAsia="Arial"/>
        </w:rPr>
        <w:t xml:space="preserve">equest </w:t>
      </w:r>
      <w:r w:rsidRPr="1D1DF625" w:rsidR="1DC6C3B8">
        <w:rPr>
          <w:rFonts w:eastAsia="Arial"/>
        </w:rPr>
        <w:t xml:space="preserve">is </w:t>
      </w:r>
      <w:r w:rsidRPr="1D1DF625" w:rsidR="00A74624">
        <w:rPr>
          <w:rFonts w:eastAsia="Arial"/>
        </w:rPr>
        <w:t xml:space="preserve">needed </w:t>
      </w:r>
      <w:r w:rsidRPr="1D1DF625" w:rsidR="5065C78D">
        <w:rPr>
          <w:rFonts w:eastAsia="Arial"/>
        </w:rPr>
        <w:t xml:space="preserve">but </w:t>
      </w:r>
      <w:r w:rsidRPr="1D1DF625" w:rsidR="00A74624">
        <w:rPr>
          <w:rFonts w:eastAsia="Arial"/>
        </w:rPr>
        <w:t>exceed</w:t>
      </w:r>
      <w:r w:rsidRPr="1D1DF625" w:rsidR="1E550BB9">
        <w:rPr>
          <w:rFonts w:eastAsia="Arial"/>
        </w:rPr>
        <w:t>s</w:t>
      </w:r>
      <w:r w:rsidRPr="1D1DF625" w:rsidR="00A74624">
        <w:rPr>
          <w:rFonts w:eastAsia="Arial"/>
        </w:rPr>
        <w:t xml:space="preserve"> </w:t>
      </w:r>
      <w:r w:rsidRPr="1D1DF625" w:rsidR="001A3CCD">
        <w:rPr>
          <w:rFonts w:eastAsia="Arial"/>
        </w:rPr>
        <w:t>spending</w:t>
      </w:r>
      <w:r w:rsidRPr="1D1DF625" w:rsidR="001A3CCD">
        <w:rPr>
          <w:rFonts w:eastAsia="Arial"/>
        </w:rPr>
        <w:t xml:space="preserve"> </w:t>
      </w:r>
      <w:r w:rsidRPr="1D1DF625" w:rsidR="00A74624">
        <w:rPr>
          <w:rFonts w:eastAsia="Arial"/>
        </w:rPr>
        <w:t>limits</w:t>
      </w:r>
      <w:r w:rsidRPr="1D1DF625" w:rsidR="54772375">
        <w:rPr>
          <w:rFonts w:eastAsia="Arial"/>
        </w:rPr>
        <w:t xml:space="preserve">, consult the </w:t>
      </w:r>
      <w:r w:rsidRPr="1D1DF625" w:rsidR="00A74624">
        <w:rPr>
          <w:rFonts w:eastAsia="Arial"/>
        </w:rPr>
        <w:t xml:space="preserve">AD of Operations </w:t>
      </w:r>
      <w:r w:rsidRPr="1D1DF625" w:rsidR="0596C92E">
        <w:rPr>
          <w:rFonts w:eastAsia="Arial"/>
        </w:rPr>
        <w:t>as an</w:t>
      </w:r>
      <w:r w:rsidRPr="1D1DF625" w:rsidR="00A74624">
        <w:rPr>
          <w:rFonts w:eastAsia="Arial"/>
        </w:rPr>
        <w:t xml:space="preserve"> update to Service Delivery</w:t>
      </w:r>
      <w:r w:rsidRPr="1D1DF625" w:rsidR="67861FE8">
        <w:rPr>
          <w:rFonts w:eastAsia="Arial"/>
        </w:rPr>
        <w:t xml:space="preserve"> or Functional</w:t>
      </w:r>
      <w:r w:rsidRPr="1D1DF625" w:rsidR="00A74624">
        <w:rPr>
          <w:rFonts w:eastAsia="Arial"/>
        </w:rPr>
        <w:t xml:space="preserve"> plan may </w:t>
      </w:r>
      <w:r w:rsidRPr="1D1DF625" w:rsidR="3975202C">
        <w:rPr>
          <w:rFonts w:eastAsia="Arial"/>
        </w:rPr>
        <w:t>be required</w:t>
      </w:r>
      <w:r w:rsidRPr="1D1DF625" w:rsidR="00A74624">
        <w:rPr>
          <w:rFonts w:eastAsia="Arial"/>
        </w:rPr>
        <w:t xml:space="preserve">.  </w:t>
      </w:r>
    </w:p>
    <w:p w:rsidRPr="00B32AF8" w:rsidR="00A74624" w:rsidP="1D1DF625" w:rsidRDefault="00A74624" w14:paraId="3DFF7274" w14:textId="3C9350EF">
      <w:pPr>
        <w:pStyle w:val="List2"/>
        <w:numPr>
          <w:ilvl w:val="1"/>
          <w:numId w:val="14"/>
        </w:numPr>
        <w:ind w:left="1440"/>
        <w:rPr>
          <w:rFonts w:eastAsia="Arial"/>
        </w:rPr>
      </w:pPr>
      <w:r w:rsidRPr="1D1DF625" w:rsidR="00A74624">
        <w:rPr>
          <w:rFonts w:eastAsia="Arial"/>
        </w:rPr>
        <w:t xml:space="preserve">If </w:t>
      </w:r>
      <w:r w:rsidRPr="1D1DF625" w:rsidR="743BDD02">
        <w:rPr>
          <w:rFonts w:eastAsia="Arial"/>
        </w:rPr>
        <w:t>a</w:t>
      </w:r>
      <w:r w:rsidRPr="1D1DF625" w:rsidR="00A74624">
        <w:rPr>
          <w:rFonts w:eastAsia="Arial"/>
        </w:rPr>
        <w:t xml:space="preserve"> request exceeds your signing authority</w:t>
      </w:r>
      <w:r w:rsidRPr="1D1DF625" w:rsidR="4AD66C03">
        <w:rPr>
          <w:rFonts w:eastAsia="Arial"/>
        </w:rPr>
        <w:t xml:space="preserve"> but you have verified with the requester that the request is valid</w:t>
      </w:r>
      <w:r w:rsidRPr="1D1DF625" w:rsidR="00A74624">
        <w:rPr>
          <w:rFonts w:eastAsia="Arial"/>
        </w:rPr>
        <w:t xml:space="preserve">, </w:t>
      </w:r>
      <w:r w:rsidRPr="1D1DF625" w:rsidR="0FF0AC1F">
        <w:rPr>
          <w:rFonts w:eastAsia="Arial"/>
        </w:rPr>
        <w:t>refer</w:t>
      </w:r>
      <w:r w:rsidRPr="1D1DF625" w:rsidR="00A74624">
        <w:rPr>
          <w:rFonts w:eastAsia="Arial"/>
        </w:rPr>
        <w:t xml:space="preserve"> it to the AD </w:t>
      </w:r>
      <w:r w:rsidRPr="1D1DF625" w:rsidR="001A3CCD">
        <w:rPr>
          <w:rFonts w:eastAsia="Arial"/>
        </w:rPr>
        <w:t>/</w:t>
      </w:r>
      <w:r w:rsidRPr="1D1DF625" w:rsidR="001A3CCD">
        <w:rPr>
          <w:rFonts w:eastAsia="Arial"/>
        </w:rPr>
        <w:t xml:space="preserve"> </w:t>
      </w:r>
      <w:r w:rsidRPr="1D1DF625" w:rsidR="00A74624">
        <w:rPr>
          <w:rFonts w:eastAsia="Arial"/>
        </w:rPr>
        <w:t xml:space="preserve">Operations. </w:t>
      </w:r>
    </w:p>
    <w:p w:rsidR="00A74624" w:rsidRDefault="687B6F48" w14:paraId="0BD690A1" w14:textId="15ED465C" w14:noSpellErr="1">
      <w:pPr>
        <w:pStyle w:val="List2"/>
        <w:numPr>
          <w:ilvl w:val="0"/>
          <w:numId w:val="14"/>
        </w:numPr>
        <w:ind w:left="720"/>
        <w:rPr>
          <w:rFonts w:eastAsia="Arial"/>
        </w:rPr>
      </w:pPr>
      <w:r w:rsidRPr="1D1DF625" w:rsidR="687B6F48">
        <w:rPr>
          <w:rFonts w:eastAsia="Arial"/>
        </w:rPr>
        <w:t xml:space="preserve">Reject any requests that cannot be </w:t>
      </w:r>
      <w:r w:rsidRPr="1D1DF625" w:rsidR="687B6F48">
        <w:rPr>
          <w:rFonts w:eastAsia="Arial"/>
        </w:rPr>
        <w:t>validated</w:t>
      </w:r>
      <w:r w:rsidRPr="1D1DF625" w:rsidR="687B6F48">
        <w:rPr>
          <w:rFonts w:eastAsia="Arial"/>
        </w:rPr>
        <w:t xml:space="preserve"> and notify the requester.</w:t>
      </w:r>
    </w:p>
    <w:p w:rsidR="004E477E" w:rsidP="004E477E" w:rsidRDefault="004E477E" w14:paraId="0E8E55ED" w14:textId="77777777" w14:noSpellErr="1">
      <w:pPr>
        <w:pStyle w:val="List2"/>
        <w:rPr>
          <w:rFonts w:eastAsia="Arial"/>
        </w:rPr>
      </w:pPr>
    </w:p>
    <w:p w:rsidR="004E477E" w:rsidP="004E477E" w:rsidRDefault="004E477E" w14:paraId="12D1AAD0" w14:textId="2BF9C140" w14:noSpellErr="1">
      <w:pPr>
        <w:pStyle w:val="Heading3"/>
      </w:pPr>
      <w:r w:rsidR="004E477E">
        <w:rPr/>
        <w:t xml:space="preserve">Tracking </w:t>
      </w:r>
      <w:r w:rsidR="004E477E">
        <w:rPr/>
        <w:t>Staffing</w:t>
      </w:r>
      <w:r w:rsidR="004E477E">
        <w:rPr/>
        <w:t xml:space="preserve"> Resource Requests</w:t>
      </w:r>
    </w:p>
    <w:p w:rsidR="004E477E" w:rsidP="1D1DF625" w:rsidRDefault="00B25E10" w14:paraId="4B4D46E5" w14:textId="01A150C1" w14:noSpellErr="1">
      <w:pPr>
        <w:pStyle w:val="ListBullet3"/>
        <w:rPr>
          <w:rFonts w:eastAsia="Arial"/>
        </w:rPr>
      </w:pPr>
      <w:r w:rsidRPr="1D1DF625" w:rsidR="00B25E10">
        <w:rPr>
          <w:rFonts w:eastAsia="Arial"/>
        </w:rPr>
        <w:t>Open s</w:t>
      </w:r>
      <w:r w:rsidRPr="1D1DF625" w:rsidR="004E477E">
        <w:rPr>
          <w:rFonts w:eastAsia="Arial"/>
        </w:rPr>
        <w:t xml:space="preserve">taffing requests </w:t>
      </w:r>
      <w:r w:rsidRPr="1D1DF625" w:rsidR="00B25E10">
        <w:rPr>
          <w:rFonts w:eastAsia="Arial"/>
        </w:rPr>
        <w:t>and current staffing levels can</w:t>
      </w:r>
      <w:r w:rsidRPr="1D1DF625" w:rsidR="00F8617D">
        <w:rPr>
          <w:rFonts w:eastAsia="Arial"/>
        </w:rPr>
        <w:t xml:space="preserve"> be</w:t>
      </w:r>
      <w:r w:rsidRPr="1D1DF625" w:rsidR="00B25E10">
        <w:rPr>
          <w:rFonts w:eastAsia="Arial"/>
        </w:rPr>
        <w:t xml:space="preserve"> seen in the National Operations Summary under the Logistics Tab. </w:t>
      </w:r>
    </w:p>
    <w:p w:rsidRPr="00F8617D" w:rsidR="00F8617D" w:rsidP="1D1DF625" w:rsidRDefault="00F8617D" w14:paraId="06ABF0FF" w14:textId="185C95E8" w14:noSpellErr="1">
      <w:pPr>
        <w:pStyle w:val="ListBullet3"/>
        <w:rPr>
          <w:rFonts w:eastAsia="Arial"/>
        </w:rPr>
      </w:pPr>
      <w:r w:rsidRPr="1D1DF625" w:rsidR="00F8617D">
        <w:rPr>
          <w:rFonts w:eastAsia="Arial"/>
        </w:rPr>
        <w:t xml:space="preserve">For the most up to date information, work with the DRO </w:t>
      </w:r>
      <w:r w:rsidRPr="1D1DF625" w:rsidR="00F8617D">
        <w:rPr>
          <w:rFonts w:eastAsia="Arial"/>
        </w:rPr>
        <w:t>Workforce</w:t>
      </w:r>
      <w:r w:rsidRPr="1D1DF625" w:rsidR="00F8617D">
        <w:rPr>
          <w:rFonts w:eastAsia="Arial"/>
        </w:rPr>
        <w:t xml:space="preserve"> </w:t>
      </w:r>
      <w:r w:rsidRPr="1D1DF625" w:rsidR="00F8617D">
        <w:rPr>
          <w:rFonts w:eastAsia="Arial"/>
        </w:rPr>
        <w:t xml:space="preserve">section to get updated information. </w:t>
      </w:r>
    </w:p>
    <w:p w:rsidRPr="00770991" w:rsidR="00A74624" w:rsidP="00A74624" w:rsidRDefault="00A74624" w14:paraId="417724B7" w14:textId="6CC1F915">
      <w:pPr>
        <w:pStyle w:val="Heading2"/>
      </w:pPr>
      <w:r w:rsidR="005039A1">
        <w:rPr/>
        <w:t>Links / Related Information</w:t>
      </w:r>
    </w:p>
    <w:p w:rsidRPr="00144789" w:rsidR="00A74624" w:rsidP="00A74624" w:rsidRDefault="00A74624" w14:paraId="12C84B1D" w14:textId="77777777">
      <w:pPr>
        <w:pStyle w:val="ListBullet3"/>
        <w:numPr>
          <w:ilvl w:val="0"/>
          <w:numId w:val="6"/>
        </w:numPr>
        <w:rPr>
          <w:rFonts w:eastAsia="Arial"/>
        </w:rPr>
      </w:pPr>
      <w:hyperlink w:history="1" r:id="rId14">
        <w:r w:rsidRPr="00963389">
          <w:rPr>
            <w:rStyle w:val="Hyperlink"/>
            <w:rFonts w:eastAsia="Arial"/>
          </w:rPr>
          <w:t>WebEOC Information Hub</w:t>
        </w:r>
      </w:hyperlink>
    </w:p>
    <w:p w:rsidR="000E44F4" w:rsidRDefault="000E44F4" w14:paraId="055D8E00" w14:textId="77777777"/>
    <w:sectPr w:rsidR="000E44F4" w:rsidSect="00B32AF8">
      <w:footerReference w:type="default" r:id="rId15"/>
      <w:pgSz w:w="12240" w:h="15840" w:orient="portrait"/>
      <w:pgMar w:top="1008" w:right="1008" w:bottom="1440" w:left="1008" w:header="720" w:footer="432" w:gutter="0"/>
      <w:cols w:space="720"/>
      <w:docGrid w:linePitch="360"/>
      <w:headerReference w:type="default" r:id="R5a401d259d5742a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A" w:author="Alvelda, Stephanie" w:date="2025-03-05T10:48:00Z" w:id="0">
    <w:p w:rsidR="005F35B8" w:rsidP="005F35B8" w:rsidRDefault="005F35B8" w14:paraId="3EF775D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Feels like there could be very different practices on smaller DROs?</w:t>
      </w:r>
    </w:p>
  </w:comment>
  <w:comment w:initials="SA" w:author="Alvelda, Stephanie" w:date="2025-03-05T10:41:00Z" w:id="97">
    <w:p w:rsidR="00103422" w:rsidP="00103422" w:rsidRDefault="00103422" w14:paraId="6EF9E23C" w14:textId="7C73461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Is there a way to track staff requests?</w:t>
      </w:r>
    </w:p>
  </w:comment>
  <w:comment w:initials="SA" w:author="Alvelda, Stephanie" w:date="2025-03-05T10:44:00Z" w:id="214">
    <w:p w:rsidR="005F35B8" w:rsidP="005F35B8" w:rsidRDefault="005F35B8" w14:paraId="06891A1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1. Is this not information provided in the system? </w:t>
      </w:r>
    </w:p>
    <w:p w:rsidR="005F35B8" w:rsidP="005F35B8" w:rsidRDefault="005F35B8" w14:paraId="54B9CEF3" w14:textId="77777777">
      <w:r>
        <w:rPr>
          <w:color w:val="000000"/>
          <w:sz w:val="20"/>
          <w:szCs w:val="20"/>
        </w:rPr>
        <w:t>2. How is this awareness communicated between assigned HQ Mass Care Chiefs?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EF775D2"/>
  <w15:commentEx w15:done="1" w15:paraId="6EF9E23C"/>
  <w15:commentEx w15:done="1" w15:paraId="54B9CEF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60E4EF4" w16cex:dateUtc="2025-03-05T18:48:00Z"/>
  <w16cex:commentExtensible w16cex:durableId="321DA670" w16cex:dateUtc="2025-03-05T18:41:00Z"/>
  <w16cex:commentExtensible w16cex:durableId="0481205B" w16cex:dateUtc="2025-03-05T18:4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EF775D2" w16cid:durableId="760E4EF4"/>
  <w16cid:commentId w16cid:paraId="6EF9E23C" w16cid:durableId="321DA670"/>
  <w16cid:commentId w16cid:paraId="54B9CEF3" w16cid:durableId="048120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4D81" w:rsidP="00CE6880" w:rsidRDefault="00DB4D81" w14:paraId="67692085" w14:textId="77777777">
      <w:pPr>
        <w:spacing w:line="240" w:lineRule="auto"/>
      </w:pPr>
      <w:r>
        <w:separator/>
      </w:r>
    </w:p>
  </w:endnote>
  <w:endnote w:type="continuationSeparator" w:id="0">
    <w:p w:rsidR="00DB4D81" w:rsidP="00CE6880" w:rsidRDefault="00DB4D81" w14:paraId="06D1DEC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6880" w:rsidRDefault="00CE6880" w14:paraId="325F357F" w14:textId="7B212844" w14:noSpellErr="1">
    <w:pPr>
      <w:pStyle w:val="Footer"/>
    </w:pPr>
    <w:r w:rsidR="1D1DF625">
      <w:rPr/>
      <w:t>M</w:t>
    </w:r>
    <w:r w:rsidR="1D1DF625">
      <w:rPr/>
      <w:t>C Mass Care Resource Management Task Sheet V.0.2 2025-03-05</w:t>
    </w:r>
  </w:p>
  <w:p w:rsidR="00CE6880" w:rsidRDefault="00CE6880" w14:paraId="529098B1" w14:textId="3F2FE05E" w14:noSpellErr="1">
    <w:pPr>
      <w:pStyle w:val="Footer"/>
    </w:pPr>
    <w:r w:rsidR="1D1DF625">
      <w:rPr/>
      <w:t>Owner: Disaster Cycle Services</w:t>
    </w:r>
  </w:p>
  <w:p w:rsidR="00CE6880" w:rsidRDefault="00CE6880" w14:paraId="16682443" w14:textId="48066E7D" w14:noSpellErr="1">
    <w:pPr>
      <w:pStyle w:val="Footer"/>
    </w:pPr>
    <w:r w:rsidR="1D1DF625">
      <w:rPr/>
      <w:t xml:space="preserve">Author: </w:t>
    </w:r>
    <w:r w:rsidR="1D1DF625">
      <w:rPr/>
      <w:t>Mass 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4D81" w:rsidP="00CE6880" w:rsidRDefault="00DB4D81" w14:paraId="10942E71" w14:textId="77777777">
      <w:pPr>
        <w:spacing w:line="240" w:lineRule="auto"/>
      </w:pPr>
      <w:r>
        <w:separator/>
      </w:r>
    </w:p>
  </w:footnote>
  <w:footnote w:type="continuationSeparator" w:id="0">
    <w:p w:rsidR="00DB4D81" w:rsidP="00CE6880" w:rsidRDefault="00DB4D81" w14:paraId="1A07E4A5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1D1DF625" w:rsidTr="1D1DF625" w14:paraId="65F1EFDC">
      <w:trPr>
        <w:trHeight w:val="300"/>
      </w:trPr>
      <w:tc>
        <w:tcPr>
          <w:tcW w:w="3405" w:type="dxa"/>
          <w:tcMar/>
        </w:tcPr>
        <w:p w:rsidR="1D1DF625" w:rsidP="1D1DF625" w:rsidRDefault="1D1DF625" w14:paraId="121E0537" w14:textId="2EF075B2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1D1DF625" w:rsidP="1D1DF625" w:rsidRDefault="1D1DF625" w14:paraId="5D4D333F" w14:textId="6C830EBB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1D1DF625" w:rsidP="1D1DF625" w:rsidRDefault="1D1DF625" w14:paraId="044F01F4" w14:textId="25146A60">
          <w:pPr>
            <w:pStyle w:val="Header"/>
            <w:bidi w:val="0"/>
            <w:ind w:right="-115"/>
            <w:jc w:val="right"/>
          </w:pPr>
        </w:p>
      </w:tc>
    </w:tr>
  </w:tbl>
  <w:p w:rsidR="1D1DF625" w:rsidP="1D1DF625" w:rsidRDefault="1D1DF625" w14:paraId="2E46B763" w14:textId="1BC69B2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58fdc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2"/>
    <w:multiLevelType w:val="singleLevel"/>
    <w:tmpl w:val="CD70E7E2"/>
    <w:lvl w:ilvl="0">
      <w:start w:val="1"/>
      <w:numFmt w:val="bullet"/>
      <w:pStyle w:val="ListBullet3"/>
      <w:lvlText w:val=""/>
      <w:lvlJc w:val="left"/>
      <w:pPr>
        <w:ind w:left="720" w:hanging="360"/>
      </w:pPr>
      <w:rPr>
        <w:rFonts w:hint="default" w:ascii="Wingdings" w:hAnsi="Wingdings"/>
      </w:rPr>
    </w:lvl>
  </w:abstractNum>
  <w:abstractNum w:abstractNumId="1" w15:restartNumberingAfterBreak="0">
    <w:nsid w:val="266532A8"/>
    <w:multiLevelType w:val="hybridMultilevel"/>
    <w:tmpl w:val="42B4591E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E28026F"/>
    <w:multiLevelType w:val="hybridMultilevel"/>
    <w:tmpl w:val="EFDEA0B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6D6E7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403740"/>
    <w:multiLevelType w:val="hybridMultilevel"/>
    <w:tmpl w:val="0C4E705C"/>
    <w:lvl w:ilvl="0" w:tplc="0CAA4E6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92469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48BB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F267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843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D271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80AF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20E7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C204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6AD4780"/>
    <w:multiLevelType w:val="hybridMultilevel"/>
    <w:tmpl w:val="7472D1CC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420E53F5"/>
    <w:multiLevelType w:val="hybridMultilevel"/>
    <w:tmpl w:val="2E90A05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538025A0"/>
    <w:multiLevelType w:val="hybridMultilevel"/>
    <w:tmpl w:val="33CC88E8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7" w15:restartNumberingAfterBreak="0">
    <w:nsid w:val="5A5414C7"/>
    <w:multiLevelType w:val="hybridMultilevel"/>
    <w:tmpl w:val="931E6BAA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EC62791"/>
    <w:multiLevelType w:val="hybridMultilevel"/>
    <w:tmpl w:val="88129F7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9192580"/>
    <w:multiLevelType w:val="hybridMultilevel"/>
    <w:tmpl w:val="9AEE1DF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7580C2"/>
    <w:multiLevelType w:val="hybridMultilevel"/>
    <w:tmpl w:val="8EF0087A"/>
    <w:lvl w:ilvl="0" w:tplc="7758062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5F68B1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7259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C0BF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1C64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D6CF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1ACA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C04D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A88B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51044BB"/>
    <w:multiLevelType w:val="hybridMultilevel"/>
    <w:tmpl w:val="170A1FD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76D92FDA"/>
    <w:multiLevelType w:val="hybridMultilevel"/>
    <w:tmpl w:val="E41204C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7CCA1A5C"/>
    <w:multiLevelType w:val="hybridMultilevel"/>
    <w:tmpl w:val="E8B4CD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D382134"/>
    <w:multiLevelType w:val="hybridMultilevel"/>
    <w:tmpl w:val="72E662D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" w16cid:durableId="1329672628">
    <w:abstractNumId w:val="10"/>
  </w:num>
  <w:num w:numId="2" w16cid:durableId="1204052920">
    <w:abstractNumId w:val="3"/>
  </w:num>
  <w:num w:numId="3" w16cid:durableId="268973817">
    <w:abstractNumId w:val="0"/>
  </w:num>
  <w:num w:numId="4" w16cid:durableId="985624779">
    <w:abstractNumId w:val="14"/>
  </w:num>
  <w:num w:numId="5" w16cid:durableId="245967540">
    <w:abstractNumId w:val="9"/>
  </w:num>
  <w:num w:numId="6" w16cid:durableId="1397971591">
    <w:abstractNumId w:val="2"/>
  </w:num>
  <w:num w:numId="7" w16cid:durableId="1212310063">
    <w:abstractNumId w:val="12"/>
  </w:num>
  <w:num w:numId="8" w16cid:durableId="1669672088">
    <w:abstractNumId w:val="11"/>
  </w:num>
  <w:num w:numId="9" w16cid:durableId="1330787672">
    <w:abstractNumId w:val="4"/>
  </w:num>
  <w:num w:numId="10" w16cid:durableId="1601572625">
    <w:abstractNumId w:val="5"/>
  </w:num>
  <w:num w:numId="11" w16cid:durableId="30111657">
    <w:abstractNumId w:val="8"/>
  </w:num>
  <w:num w:numId="12" w16cid:durableId="320937664">
    <w:abstractNumId w:val="6"/>
  </w:num>
  <w:num w:numId="13" w16cid:durableId="1323043663">
    <w:abstractNumId w:val="13"/>
  </w:num>
  <w:num w:numId="14" w16cid:durableId="747458327">
    <w:abstractNumId w:val="7"/>
  </w:num>
  <w:num w:numId="15" w16cid:durableId="36321028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velda, Stephanie">
    <w15:presenceInfo w15:providerId="AD" w15:userId="S::stephanie.alvelda@redcross.org::960add5f-dbe5-4ad0-b85f-f04f1da9dbeb"/>
  </w15:person>
  <w15:person w15:author="White, Kevin">
    <w15:presenceInfo w15:providerId="AD" w15:userId="S::kevin.white2@redcross.org::b4125d84-3cb9-4972-b1cd-bcc56132440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2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24"/>
    <w:rsid w:val="000E44F4"/>
    <w:rsid w:val="00103422"/>
    <w:rsid w:val="001644B2"/>
    <w:rsid w:val="00167448"/>
    <w:rsid w:val="00175422"/>
    <w:rsid w:val="001A3CCD"/>
    <w:rsid w:val="001E44BB"/>
    <w:rsid w:val="001E6C2A"/>
    <w:rsid w:val="001F2C00"/>
    <w:rsid w:val="002A220B"/>
    <w:rsid w:val="003032F0"/>
    <w:rsid w:val="003A239B"/>
    <w:rsid w:val="003D02C3"/>
    <w:rsid w:val="004219BC"/>
    <w:rsid w:val="00496CA8"/>
    <w:rsid w:val="004E477E"/>
    <w:rsid w:val="005039A1"/>
    <w:rsid w:val="00595EDA"/>
    <w:rsid w:val="005E2A48"/>
    <w:rsid w:val="005F35B8"/>
    <w:rsid w:val="006B68D5"/>
    <w:rsid w:val="006D4B4C"/>
    <w:rsid w:val="006D5F66"/>
    <w:rsid w:val="006F3F88"/>
    <w:rsid w:val="00743035"/>
    <w:rsid w:val="0075722A"/>
    <w:rsid w:val="00A74624"/>
    <w:rsid w:val="00A83CD0"/>
    <w:rsid w:val="00AB1C36"/>
    <w:rsid w:val="00B007BF"/>
    <w:rsid w:val="00B25E10"/>
    <w:rsid w:val="00B32AF8"/>
    <w:rsid w:val="00C45FF5"/>
    <w:rsid w:val="00CE6880"/>
    <w:rsid w:val="00DB4D81"/>
    <w:rsid w:val="00DC7924"/>
    <w:rsid w:val="00E34B38"/>
    <w:rsid w:val="00EB76FD"/>
    <w:rsid w:val="00F0747C"/>
    <w:rsid w:val="00F30CF2"/>
    <w:rsid w:val="00F74799"/>
    <w:rsid w:val="00F8617D"/>
    <w:rsid w:val="0149F840"/>
    <w:rsid w:val="019A3F03"/>
    <w:rsid w:val="029C66B8"/>
    <w:rsid w:val="042896E4"/>
    <w:rsid w:val="0596C92E"/>
    <w:rsid w:val="079A0606"/>
    <w:rsid w:val="07E9A524"/>
    <w:rsid w:val="0855B822"/>
    <w:rsid w:val="09428442"/>
    <w:rsid w:val="0CB20163"/>
    <w:rsid w:val="0D6CDC2D"/>
    <w:rsid w:val="0DEAA173"/>
    <w:rsid w:val="0EC7F4CD"/>
    <w:rsid w:val="0EDA1ED9"/>
    <w:rsid w:val="0FF0AC1F"/>
    <w:rsid w:val="101C338C"/>
    <w:rsid w:val="1079749A"/>
    <w:rsid w:val="1232DE25"/>
    <w:rsid w:val="1242F27E"/>
    <w:rsid w:val="12934908"/>
    <w:rsid w:val="157C42D7"/>
    <w:rsid w:val="16304EE2"/>
    <w:rsid w:val="1781298A"/>
    <w:rsid w:val="187B8D2B"/>
    <w:rsid w:val="1AEF0327"/>
    <w:rsid w:val="1B390835"/>
    <w:rsid w:val="1D1DF625"/>
    <w:rsid w:val="1DC6C3B8"/>
    <w:rsid w:val="1DF7A8AB"/>
    <w:rsid w:val="1E550BB9"/>
    <w:rsid w:val="202B39F5"/>
    <w:rsid w:val="205863B2"/>
    <w:rsid w:val="20E9C1DE"/>
    <w:rsid w:val="227380C5"/>
    <w:rsid w:val="229C046E"/>
    <w:rsid w:val="23EAFE5B"/>
    <w:rsid w:val="24394DE5"/>
    <w:rsid w:val="244EC483"/>
    <w:rsid w:val="250527A1"/>
    <w:rsid w:val="282CF9BF"/>
    <w:rsid w:val="29758C66"/>
    <w:rsid w:val="2BB78D2B"/>
    <w:rsid w:val="2BD33342"/>
    <w:rsid w:val="301C6C41"/>
    <w:rsid w:val="31636F79"/>
    <w:rsid w:val="330396E8"/>
    <w:rsid w:val="3402F282"/>
    <w:rsid w:val="34730D0C"/>
    <w:rsid w:val="36D49AB0"/>
    <w:rsid w:val="37EED794"/>
    <w:rsid w:val="3814FF2E"/>
    <w:rsid w:val="3828D469"/>
    <w:rsid w:val="3975202C"/>
    <w:rsid w:val="39CD2E78"/>
    <w:rsid w:val="3AF5CB40"/>
    <w:rsid w:val="3DA4F707"/>
    <w:rsid w:val="3E6E26EF"/>
    <w:rsid w:val="3F8812A7"/>
    <w:rsid w:val="3FE5A250"/>
    <w:rsid w:val="43A73751"/>
    <w:rsid w:val="4417752C"/>
    <w:rsid w:val="4543AA18"/>
    <w:rsid w:val="48655D03"/>
    <w:rsid w:val="48BBFAC6"/>
    <w:rsid w:val="496D5611"/>
    <w:rsid w:val="4AABC582"/>
    <w:rsid w:val="4AD66C03"/>
    <w:rsid w:val="4B1AF026"/>
    <w:rsid w:val="4EDC1202"/>
    <w:rsid w:val="5065C78D"/>
    <w:rsid w:val="51887F64"/>
    <w:rsid w:val="51F87E60"/>
    <w:rsid w:val="5222640C"/>
    <w:rsid w:val="52563ACF"/>
    <w:rsid w:val="539A8AE1"/>
    <w:rsid w:val="5465716A"/>
    <w:rsid w:val="54772375"/>
    <w:rsid w:val="553450F0"/>
    <w:rsid w:val="56EBB73C"/>
    <w:rsid w:val="57D16943"/>
    <w:rsid w:val="580DE6BB"/>
    <w:rsid w:val="5946128D"/>
    <w:rsid w:val="5B607A3D"/>
    <w:rsid w:val="5C9B4A4D"/>
    <w:rsid w:val="5D0AFCB5"/>
    <w:rsid w:val="5D9896D6"/>
    <w:rsid w:val="5ED03ADF"/>
    <w:rsid w:val="60184413"/>
    <w:rsid w:val="6301EF05"/>
    <w:rsid w:val="636E7F31"/>
    <w:rsid w:val="639BBC50"/>
    <w:rsid w:val="6545D61F"/>
    <w:rsid w:val="6669C6FD"/>
    <w:rsid w:val="669812B5"/>
    <w:rsid w:val="67861FE8"/>
    <w:rsid w:val="687B6F48"/>
    <w:rsid w:val="68BD7BAF"/>
    <w:rsid w:val="68F0DBD5"/>
    <w:rsid w:val="693F6899"/>
    <w:rsid w:val="69CC4D1F"/>
    <w:rsid w:val="6ADDFF7B"/>
    <w:rsid w:val="6AE70D75"/>
    <w:rsid w:val="6BFAD69E"/>
    <w:rsid w:val="6BFBA4E0"/>
    <w:rsid w:val="6C3F88B6"/>
    <w:rsid w:val="6CD8C9B0"/>
    <w:rsid w:val="6D8415AA"/>
    <w:rsid w:val="6F842E7E"/>
    <w:rsid w:val="70127C5D"/>
    <w:rsid w:val="70720CDB"/>
    <w:rsid w:val="72D988A1"/>
    <w:rsid w:val="73D50D91"/>
    <w:rsid w:val="73DAB7E0"/>
    <w:rsid w:val="743BDD02"/>
    <w:rsid w:val="75052BDC"/>
    <w:rsid w:val="75491C94"/>
    <w:rsid w:val="77015E42"/>
    <w:rsid w:val="7744385A"/>
    <w:rsid w:val="77C69065"/>
    <w:rsid w:val="793436A1"/>
    <w:rsid w:val="79967A55"/>
    <w:rsid w:val="7A5FEDBD"/>
    <w:rsid w:val="7BAC69D0"/>
    <w:rsid w:val="7D5E5D67"/>
    <w:rsid w:val="7FEE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295F"/>
  <w15:chartTrackingRefBased/>
  <w15:docId w15:val="{07E195FD-A5FE-4A18-833B-D14F993784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B32AF8"/>
    <w:pPr>
      <w:spacing w:after="0" w:line="276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B32AF8"/>
    <w:pPr>
      <w:keepNext/>
      <w:keepLines/>
      <w:spacing w:after="240"/>
      <w:outlineLvl w:val="0"/>
    </w:pPr>
    <w:rPr>
      <w:rFonts w:ascii="Georgia" w:hAnsi="Georgia" w:eastAsiaTheme="majorEastAs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32AF8"/>
    <w:pPr>
      <w:keepNext/>
      <w:keepLines/>
      <w:spacing w:before="240" w:after="240"/>
      <w:outlineLvl w:val="1"/>
    </w:pPr>
    <w:rPr>
      <w:rFonts w:eastAsiaTheme="majorEastAsia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AF8"/>
    <w:pPr>
      <w:keepNext/>
      <w:keepLines/>
      <w:spacing w:before="240" w:after="24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4624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624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624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624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624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624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B32AF8"/>
    <w:rPr>
      <w:rFonts w:ascii="Georgia" w:hAnsi="Georgia" w:eastAsiaTheme="majorEastAsia" w:cstheme="majorBidi"/>
      <w:color w:val="000000" w:themeColor="text1"/>
      <w:kern w:val="0"/>
      <w:sz w:val="32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B32AF8"/>
    <w:rPr>
      <w:rFonts w:ascii="Arial" w:hAnsi="Arial" w:eastAsiaTheme="majorEastAsia" w:cstheme="majorBidi"/>
      <w:color w:val="C00000"/>
      <w:kern w:val="0"/>
      <w:sz w:val="32"/>
      <w:szCs w:val="32"/>
      <w14:ligatures w14:val="none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rial" w:hAnsi="Arial" w:eastAsiaTheme="majorEastAsia" w:cstheme="majorBidi"/>
      <w:color w:val="537B35"/>
      <w:kern w:val="0"/>
      <w:sz w:val="40"/>
      <w:szCs w:val="40"/>
      <w14:ligatures w14:val="none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B32AF8"/>
    <w:rPr>
      <w:rFonts w:ascii="Arial" w:hAnsi="Arial" w:eastAsiaTheme="majorEastAsia" w:cstheme="majorBidi"/>
      <w:b/>
      <w:color w:val="000000" w:themeColor="text1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A74624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4624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4624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4624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4624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4624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7462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4624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624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746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7462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74624"/>
    <w:rPr>
      <w:rFonts w:ascii="Arial" w:hAnsi="Arial" w:eastAsia="Times New Roman" w:cs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7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6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624"/>
    <w:rPr>
      <w:rFonts w:ascii="Arial" w:hAnsi="Arial"/>
      <w:color w:val="0432FF"/>
      <w:sz w:val="22"/>
      <w:u w:val="single"/>
    </w:rPr>
  </w:style>
  <w:style w:type="paragraph" w:styleId="ListBullet3">
    <w:name w:val="List Bullet 3"/>
    <w:basedOn w:val="Normal"/>
    <w:uiPriority w:val="99"/>
    <w:unhideWhenUsed/>
    <w:rsid w:val="00A74624"/>
    <w:pPr>
      <w:numPr>
        <w:numId w:val="3"/>
      </w:numPr>
      <w:ind w:left="1080"/>
      <w:contextualSpacing/>
    </w:pPr>
  </w:style>
  <w:style w:type="character" w:styleId="normaltextrun" w:customStyle="1">
    <w:name w:val="normaltextrun"/>
    <w:basedOn w:val="DefaultParagraphFont"/>
    <w:rsid w:val="00A74624"/>
  </w:style>
  <w:style w:type="paragraph" w:styleId="List2">
    <w:name w:val="List 2"/>
    <w:basedOn w:val="Normal"/>
    <w:uiPriority w:val="99"/>
    <w:unhideWhenUsed/>
    <w:rsid w:val="00A74624"/>
    <w:pPr>
      <w:ind w:left="720" w:hanging="360"/>
      <w:contextualSpacing/>
    </w:pPr>
  </w:style>
  <w:style w:type="paragraph" w:styleId="Revision">
    <w:name w:val="Revision"/>
    <w:hidden/>
    <w:uiPriority w:val="99"/>
    <w:semiHidden/>
    <w:rsid w:val="00EB76FD"/>
    <w:pPr>
      <w:spacing w:after="0" w:line="240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034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342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03422"/>
    <w:rPr>
      <w:rFonts w:ascii="Arial" w:hAnsi="Arial" w:eastAsia="Times New Roman" w:cs="Times New Roman"/>
      <w:color w:val="000000" w:themeColor="text1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342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03422"/>
    <w:rPr>
      <w:rFonts w:ascii="Arial" w:hAnsi="Arial" w:eastAsia="Times New Roman" w:cs="Times New Roman"/>
      <w:b/>
      <w:bCs/>
      <w:color w:val="000000" w:themeColor="text1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E688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E6880"/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688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E6880"/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microsoft.com/office/2011/relationships/people" Target="people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comments" Target="comments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onesource.redcross.org/page/13854?SearchId=7504976" TargetMode="External" Id="rId14" /><Relationship Type="http://schemas.openxmlformats.org/officeDocument/2006/relationships/header" Target="header.xml" Id="R5a401d259d5742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912AF3-12A1-493C-80D6-239204400A37}">
  <ds:schemaRefs>
    <ds:schemaRef ds:uri="http://schemas.microsoft.com/office/2006/metadata/properties"/>
    <ds:schemaRef ds:uri="http://schemas.microsoft.com/office/infopath/2007/PartnerControls"/>
    <ds:schemaRef ds:uri="2bdd1514-616d-4e9f-a83e-cf2b4c98f710"/>
    <ds:schemaRef ds:uri="f3f3559c-2728-4180-8fe9-17ca1b852a48"/>
  </ds:schemaRefs>
</ds:datastoreItem>
</file>

<file path=customXml/itemProps2.xml><?xml version="1.0" encoding="utf-8"?>
<ds:datastoreItem xmlns:ds="http://schemas.openxmlformats.org/officeDocument/2006/customXml" ds:itemID="{26E57583-DA05-41DC-95DD-1616D47DC9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213401-43E5-45E5-9F16-FC0167D022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34</cp:revision>
  <dcterms:created xsi:type="dcterms:W3CDTF">2024-12-19T15:22:00Z</dcterms:created>
  <dcterms:modified xsi:type="dcterms:W3CDTF">2025-05-12T17:00:12Z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LastSaved">
    <vt:filetime>2014-01-12T10:00:00Z</vt:filetime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ntentTypeId">
    <vt:lpwstr>0x010100FCC66C9279EF1F4EB041F95129D7549C</vt:lpwstr>
  </property>
  <property fmtid="{D5CDD505-2E9C-101B-9397-08002B2CF9AE}" pid="7" name="TemplateUrl">
    <vt:lpwstr/>
  </property>
  <property fmtid="{D5CDD505-2E9C-101B-9397-08002B2CF9AE}" pid="8" name="_CopySource">
    <vt:lpwstr>https://neighborhoods.redcross.org/nhq/DSCPAL/ProcessAssetManagement/Process Asset Collection/DCS_Checklist_Template_V.0.2_2014_01_17.docx</vt:lpwstr>
  </property>
  <property fmtid="{D5CDD505-2E9C-101B-9397-08002B2CF9AE}" pid="9" name="Created">
    <vt:filetime>2013-12-15T10:00:00Z</vt:filetime>
  </property>
</Properties>
</file>