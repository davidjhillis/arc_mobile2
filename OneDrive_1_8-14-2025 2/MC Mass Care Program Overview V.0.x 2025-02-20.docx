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0B16" w:rsidP="00230B16" w:rsidRDefault="00230B16" w14:paraId="69DC7292" w14:textId="28676375">
      <w:pPr>
        <w:pStyle w:val="Heading1"/>
      </w:pPr>
      <w:r w:rsidR="00230B16">
        <w:rPr/>
        <w:t xml:space="preserve">Mass Care </w:t>
      </w:r>
      <w:commentRangeStart w:id="2"/>
      <w:commentRangeStart w:id="3"/>
      <w:r w:rsidR="00230B16">
        <w:rPr/>
        <w:t xml:space="preserve">Program </w:t>
      </w:r>
      <w:commentRangeEnd w:id="2"/>
      <w:r>
        <w:rPr>
          <w:rStyle w:val="CommentReference"/>
        </w:rPr>
        <w:commentReference w:id="2"/>
      </w:r>
      <w:commentRangeEnd w:id="3"/>
      <w:r>
        <w:rPr>
          <w:rStyle w:val="CommentReference"/>
        </w:rPr>
        <w:commentReference w:id="3"/>
      </w:r>
      <w:r w:rsidR="00230B16">
        <w:rPr/>
        <w:t>Overview</w:t>
      </w:r>
    </w:p>
    <w:p w:rsidRPr="00FF5EB7" w:rsidR="00230B16" w:rsidP="1BC0E189" w:rsidRDefault="00230B16" w14:paraId="1659DADC" w14:textId="7EE865CD">
      <w:pPr>
        <w:rPr>
          <w:b w:val="1"/>
          <w:bCs w:val="1"/>
          <w:color w:val="FFFFFF" w:themeColor="background1"/>
          <w:rPrChange w:author="" w16du:dateUtc="2025-02-20T21:13:00Z" w:id="1825289932">
            <w:rPr>
              <w:b/>
              <w:bCs/>
            </w:rPr>
          </w:rPrChange>
        </w:rPr>
      </w:pPr>
      <w:r w:rsidRPr="61E34500" w:rsidR="00230B16">
        <w:rPr>
          <w:b w:val="1"/>
          <w:bCs w:val="1"/>
        </w:rPr>
        <w:t xml:space="preserve">Description: </w:t>
      </w:r>
      <w:r w:rsidRPr="61E34500" w:rsidR="0061624D">
        <w:rPr>
          <w:b w:val="1"/>
          <w:bCs w:val="1"/>
        </w:rPr>
        <w:t xml:space="preserve">Provides an executive or high-level overview of the Mass Care </w:t>
      </w:r>
      <w:r w:rsidRPr="61E34500" w:rsidR="00EC4EEC">
        <w:rPr>
          <w:b w:val="1"/>
          <w:bCs w:val="1"/>
        </w:rPr>
        <w:t>P</w:t>
      </w:r>
      <w:r w:rsidRPr="61E34500" w:rsidR="00EC4EEC">
        <w:rPr>
          <w:b w:val="1"/>
          <w:bCs w:val="1"/>
        </w:rPr>
        <w:t xml:space="preserve">rogram </w:t>
      </w:r>
      <w:r w:rsidRPr="61E34500" w:rsidR="0061624D">
        <w:rPr>
          <w:b w:val="1"/>
          <w:bCs w:val="1"/>
        </w:rPr>
        <w:t xml:space="preserve">and </w:t>
      </w:r>
      <w:r w:rsidRPr="61E34500" w:rsidR="0061624D">
        <w:rPr>
          <w:b w:val="1"/>
          <w:bCs w:val="1"/>
        </w:rPr>
        <w:t>service</w:t>
      </w:r>
      <w:r w:rsidRPr="61E34500" w:rsidR="0061624D">
        <w:rPr>
          <w:b w:val="1"/>
          <w:bCs w:val="1"/>
        </w:rPr>
        <w:t xml:space="preserve"> delivery principles</w:t>
      </w:r>
    </w:p>
    <w:p w:rsidR="00230B16" w:rsidP="00230B16" w:rsidRDefault="00230B16" w14:paraId="49243A88" w14:textId="31801781">
      <w:pPr>
        <w:pStyle w:val="Heading2"/>
      </w:pPr>
      <w:r>
        <w:t>Overview</w:t>
      </w:r>
    </w:p>
    <w:p w:rsidR="4271D1D5" w:rsidP="4271D1D5" w:rsidRDefault="4271D1D5" w14:paraId="5F599D55" w14:textId="680C6FAE">
      <w:r w:rsidR="00C94342">
        <w:rPr/>
        <w:t xml:space="preserve">“Mass care” refers to the coordinated delivery of lifesaving and life-sustaining services to </w:t>
      </w:r>
      <w:r w:rsidR="00387D00">
        <w:rPr/>
        <w:t>households</w:t>
      </w:r>
      <w:r w:rsidR="00C94342">
        <w:rPr/>
        <w:t xml:space="preserve"> and communities whose ability to meet basic needs has been disrupted by disaster. Mass Care programs are designed to limit displacement, shorten the duration of displacement, and reduce the risk of long-term hardship for affected populations.</w:t>
      </w:r>
    </w:p>
    <w:p w:rsidR="00F17036" w:rsidP="4271D1D5" w:rsidRDefault="00230B16" w14:paraId="6BEA9CF0" w14:textId="0E86427E">
      <w:r w:rsidR="00230B16">
        <w:rPr/>
        <w:t xml:space="preserve">The American Red Cross </w:t>
      </w:r>
      <w:r w:rsidR="00265CD2">
        <w:rPr/>
        <w:t xml:space="preserve">collaborates </w:t>
      </w:r>
      <w:r w:rsidR="00230B16">
        <w:rPr/>
        <w:t>with local communities, states</w:t>
      </w:r>
      <w:r w:rsidR="00E77E72">
        <w:rPr/>
        <w:t>,</w:t>
      </w:r>
      <w:r w:rsidR="00230B16">
        <w:rPr/>
        <w:t xml:space="preserve"> and the federal government</w:t>
      </w:r>
      <w:r w:rsidR="00230B16">
        <w:rPr/>
        <w:t xml:space="preserve"> to plan for and deliver mass care services</w:t>
      </w:r>
      <w:r w:rsidR="00EF2802">
        <w:rPr/>
        <w:t xml:space="preserve"> </w:t>
      </w:r>
      <w:r w:rsidR="00F17036">
        <w:rPr/>
        <w:t>to</w:t>
      </w:r>
      <w:r w:rsidR="00891133">
        <w:rPr/>
        <w:t xml:space="preserve"> </w:t>
      </w:r>
      <w:r w:rsidR="00265CD2">
        <w:rPr/>
        <w:t>achieve</w:t>
      </w:r>
      <w:r w:rsidR="00891133">
        <w:rPr/>
        <w:t xml:space="preserve"> the following </w:t>
      </w:r>
      <w:r w:rsidR="00387D00">
        <w:rPr/>
        <w:t>four</w:t>
      </w:r>
      <w:r w:rsidR="00891133">
        <w:rPr/>
        <w:t xml:space="preserve"> outcome</w:t>
      </w:r>
      <w:r w:rsidR="00891133">
        <w:rPr/>
        <w:t>s</w:t>
      </w:r>
      <w:r w:rsidR="00387D00">
        <w:rPr/>
        <w:t xml:space="preserve"> for households</w:t>
      </w:r>
      <w:r w:rsidR="006D77C4">
        <w:rPr/>
        <w:t>:</w:t>
      </w:r>
      <w:r w:rsidR="00230B16">
        <w:rPr/>
        <w:t xml:space="preserve"> </w:t>
      </w:r>
    </w:p>
    <w:p w:rsidR="00F17036" w:rsidP="4271D1D5" w:rsidRDefault="00F17036" w14:paraId="38EBC9F0" w14:textId="0E015678">
      <w:pPr>
        <w:pStyle w:val="ListParagraph"/>
        <w:numPr>
          <w:ilvl w:val="0"/>
          <w:numId w:val="7"/>
        </w:numPr>
        <w:rPr/>
      </w:pPr>
      <w:r w:rsidR="00F17036">
        <w:rPr/>
        <w:t>M</w:t>
      </w:r>
      <w:r w:rsidR="00230B16">
        <w:rPr/>
        <w:t>itigat</w:t>
      </w:r>
      <w:r w:rsidR="00F17036">
        <w:rPr/>
        <w:t>e</w:t>
      </w:r>
      <w:r w:rsidR="00230B16">
        <w:rPr/>
        <w:t xml:space="preserve"> the conditions </w:t>
      </w:r>
      <w:r w:rsidR="00943CB6">
        <w:rPr/>
        <w:t>experienced by</w:t>
      </w:r>
      <w:r w:rsidR="00230B16">
        <w:rPr/>
        <w:t xml:space="preserve"> displaced people, </w:t>
      </w:r>
    </w:p>
    <w:p w:rsidR="00F17036" w:rsidP="4271D1D5" w:rsidRDefault="00F17036" w14:paraId="53997DFD" w14:textId="42E1DD5A">
      <w:pPr>
        <w:pStyle w:val="ListParagraph"/>
        <w:numPr>
          <w:ilvl w:val="0"/>
          <w:numId w:val="7"/>
        </w:numPr>
        <w:rPr/>
      </w:pPr>
      <w:r w:rsidR="00F17036">
        <w:rPr/>
        <w:t>S</w:t>
      </w:r>
      <w:r w:rsidR="00230B16">
        <w:rPr/>
        <w:t xml:space="preserve">horten the </w:t>
      </w:r>
      <w:r w:rsidR="00866173">
        <w:rPr/>
        <w:t xml:space="preserve">duration </w:t>
      </w:r>
      <w:r w:rsidR="00866173">
        <w:rPr/>
        <w:t>of displacement</w:t>
      </w:r>
      <w:r w:rsidR="00230B16">
        <w:rPr/>
        <w:t xml:space="preserve">, </w:t>
      </w:r>
    </w:p>
    <w:p w:rsidR="00F17036" w:rsidP="4271D1D5" w:rsidRDefault="00F17036" w14:paraId="5B0AB6D4" w14:textId="2CBD41C2" w14:noSpellErr="1">
      <w:pPr>
        <w:pStyle w:val="ListParagraph"/>
        <w:numPr>
          <w:ilvl w:val="0"/>
          <w:numId w:val="7"/>
        </w:numPr>
        <w:rPr/>
      </w:pPr>
      <w:r w:rsidR="00F17036">
        <w:rPr/>
        <w:t>P</w:t>
      </w:r>
      <w:r w:rsidR="00230B16">
        <w:rPr/>
        <w:t>revent displacement</w:t>
      </w:r>
      <w:r w:rsidR="00866173">
        <w:rPr/>
        <w:t xml:space="preserve"> </w:t>
      </w:r>
      <w:r w:rsidR="00866173">
        <w:rPr/>
        <w:t>whenever possible</w:t>
      </w:r>
      <w:r w:rsidR="00230B16">
        <w:rPr/>
        <w:t xml:space="preserve">, and </w:t>
      </w:r>
    </w:p>
    <w:p w:rsidR="00230B16" w:rsidP="4271D1D5" w:rsidRDefault="00F17036" w14:paraId="58CC28EF" w14:textId="6D534353">
      <w:pPr>
        <w:pStyle w:val="ListParagraph"/>
        <w:numPr>
          <w:ilvl w:val="0"/>
          <w:numId w:val="7"/>
        </w:numPr>
      </w:pPr>
      <w:r>
        <w:t>R</w:t>
      </w:r>
      <w:r w:rsidR="00230B16">
        <w:t>educ</w:t>
      </w:r>
      <w:r>
        <w:t>e</w:t>
      </w:r>
      <w:r w:rsidR="00230B16">
        <w:t xml:space="preserve"> the risk of households falling into poverty after being displaced. </w:t>
      </w:r>
    </w:p>
    <w:p w:rsidR="00A44754" w:rsidP="00230B16" w:rsidRDefault="00A44754" w14:paraId="406FE777" w14:textId="4E32267A">
      <w:pPr>
        <w:pStyle w:val="Heading2"/>
      </w:pPr>
      <w:r>
        <w:t>Leadership Overview</w:t>
      </w:r>
    </w:p>
    <w:p w:rsidR="00230B16" w:rsidP="4271D1D5" w:rsidRDefault="00230B16" w14:paraId="2B4B4699" w14:textId="30EE48E9">
      <w:pPr>
        <w:pStyle w:val="Heading3"/>
      </w:pPr>
      <w:r>
        <w:t xml:space="preserve">Mass Care Service Delivery Principles </w:t>
      </w:r>
    </w:p>
    <w:p w:rsidR="00230B16" w:rsidP="00230B16" w:rsidRDefault="00385A82" w14:paraId="01E01308" w14:textId="352BAE1C">
      <w:r w:rsidR="00385A82">
        <w:rPr/>
        <w:t>M</w:t>
      </w:r>
      <w:r w:rsidR="00230B16">
        <w:rPr/>
        <w:t xml:space="preserve">ass care activities and operational decisions must be guided by the </w:t>
      </w:r>
      <w:r>
        <w:fldChar w:fldCharType="begin"/>
      </w:r>
      <w:r>
        <w:instrText xml:space="preserve">HYPERLINK "https://onesource.redcross.org/page/5974?SearchId=8011828" \h</w:instrText>
      </w:r>
      <w:r>
        <w:fldChar w:fldCharType="separate"/>
      </w:r>
      <w:r w:rsidRPr="61E34500" w:rsidR="00230B16">
        <w:rPr>
          <w:rStyle w:val="Hyperlink"/>
        </w:rPr>
        <w:t>Fundamental Principles</w:t>
      </w:r>
      <w:r>
        <w:fldChar w:fldCharType="end"/>
      </w:r>
      <w:r w:rsidR="00230B16">
        <w:rPr/>
        <w:t xml:space="preserve"> of the Red Cross and Red Crescent Network and the </w:t>
      </w:r>
      <w:r w:rsidR="009D0853">
        <w:rPr/>
        <w:t xml:space="preserve">Mass Care </w:t>
      </w:r>
      <w:r w:rsidR="00230B16">
        <w:rPr/>
        <w:t xml:space="preserve">program principles listed below. </w:t>
      </w:r>
    </w:p>
    <w:p w:rsidR="00230B16" w:rsidP="00230B16" w:rsidRDefault="004D1E00" w14:paraId="0C46DD45" w14:textId="05DA7E3A">
      <w:pPr>
        <w:pStyle w:val="ListParagraph"/>
        <w:numPr>
          <w:ilvl w:val="0"/>
          <w:numId w:val="4"/>
        </w:numPr>
        <w:rPr/>
      </w:pPr>
      <w:commentRangeStart w:id="38"/>
      <w:commentRangeStart w:id="39"/>
      <w:r w:rsidR="004D1E00">
        <w:rPr/>
        <w:t xml:space="preserve">The goals of </w:t>
      </w:r>
      <w:r w:rsidR="002D60E1">
        <w:rPr/>
        <w:t>m</w:t>
      </w:r>
      <w:r w:rsidR="00230B16">
        <w:rPr/>
        <w:t xml:space="preserve">ass </w:t>
      </w:r>
      <w:r w:rsidR="002D60E1">
        <w:rPr/>
        <w:t>c</w:t>
      </w:r>
      <w:r w:rsidR="00230B16">
        <w:rPr/>
        <w:t xml:space="preserve">are services </w:t>
      </w:r>
      <w:r w:rsidR="004D1E00">
        <w:rPr/>
        <w:t>are</w:t>
      </w:r>
      <w:r w:rsidR="00230B16">
        <w:rPr/>
        <w:t xml:space="preserve"> to: </w:t>
      </w:r>
    </w:p>
    <w:p w:rsidR="00230B16" w:rsidP="4271D1D5" w:rsidRDefault="00D91069" w14:paraId="15A35EDD" w14:textId="2ADC8112">
      <w:pPr>
        <w:pStyle w:val="ListParagraph"/>
        <w:numPr>
          <w:ilvl w:val="1"/>
          <w:numId w:val="5"/>
        </w:numPr>
      </w:pPr>
      <w:r>
        <w:t>Reduce</w:t>
      </w:r>
      <w:r w:rsidR="00B66E71">
        <w:t xml:space="preserve"> </w:t>
      </w:r>
      <w:r w:rsidR="00230B16">
        <w:t xml:space="preserve">the </w:t>
      </w:r>
      <w:r w:rsidR="00D2577C">
        <w:t xml:space="preserve">suffering </w:t>
      </w:r>
      <w:r w:rsidR="00230B16">
        <w:t>of those affected by a disaster</w:t>
      </w:r>
    </w:p>
    <w:p w:rsidR="00230B16" w:rsidP="4271D1D5" w:rsidRDefault="00230B16" w14:paraId="377AF0A2" w14:textId="311B71F4">
      <w:pPr>
        <w:pStyle w:val="ListParagraph"/>
        <w:numPr>
          <w:ilvl w:val="1"/>
          <w:numId w:val="5"/>
        </w:numPr>
      </w:pPr>
      <w:r>
        <w:t xml:space="preserve">Enable </w:t>
      </w:r>
      <w:r w:rsidR="00D91069">
        <w:t xml:space="preserve">disaster-affected </w:t>
      </w:r>
      <w:r>
        <w:t>people to begin their recovery</w:t>
      </w:r>
      <w:r w:rsidR="00D91069">
        <w:t xml:space="preserve"> as soon as possible</w:t>
      </w:r>
    </w:p>
    <w:p w:rsidR="00230B16" w:rsidP="4271D1D5" w:rsidRDefault="00D91069" w14:paraId="026E55D4" w14:textId="5923F39B">
      <w:pPr>
        <w:pStyle w:val="ListParagraph"/>
        <w:numPr>
          <w:ilvl w:val="1"/>
          <w:numId w:val="5"/>
        </w:numPr>
      </w:pPr>
      <w:r>
        <w:t>Help</w:t>
      </w:r>
      <w:r w:rsidR="00230B16">
        <w:t xml:space="preserve"> people to </w:t>
      </w:r>
      <w:r>
        <w:t xml:space="preserve">stay in habitable </w:t>
      </w:r>
      <w:r w:rsidR="00230B16">
        <w:t xml:space="preserve">homes </w:t>
      </w:r>
      <w:r>
        <w:t xml:space="preserve">after </w:t>
      </w:r>
      <w:r w:rsidR="00230B16">
        <w:t>a disaster</w:t>
      </w:r>
    </w:p>
    <w:p w:rsidR="00230B16" w:rsidP="4271D1D5" w:rsidRDefault="00230B16" w14:paraId="5DDF4F26" w14:textId="12E1C6F3">
      <w:pPr>
        <w:pStyle w:val="ListParagraph"/>
        <w:numPr>
          <w:ilvl w:val="1"/>
          <w:numId w:val="5"/>
        </w:numPr>
        <w:rPr/>
      </w:pPr>
      <w:r w:rsidR="00230B16">
        <w:rPr/>
        <w:t xml:space="preserve">Support </w:t>
      </w:r>
      <w:r w:rsidR="00965A86">
        <w:rPr/>
        <w:t xml:space="preserve">other </w:t>
      </w:r>
      <w:r w:rsidR="00230B16">
        <w:rPr/>
        <w:t xml:space="preserve">Red Cross activities </w:t>
      </w:r>
      <w:r w:rsidR="00965A86">
        <w:rPr/>
        <w:t xml:space="preserve">that </w:t>
      </w:r>
      <w:r w:rsidR="00230B16">
        <w:rPr/>
        <w:t>reduce the risk of post-disaster poverty</w:t>
      </w:r>
      <w:r w:rsidR="00A55C4D">
        <w:rPr/>
        <w:t xml:space="preserve"> for clients who </w:t>
      </w:r>
      <w:r w:rsidR="00B61AD8">
        <w:rPr/>
        <w:t>were housed prior to a disaster</w:t>
      </w:r>
      <w:r w:rsidR="00965A86">
        <w:rPr/>
        <w:t>.</w:t>
      </w:r>
      <w:r w:rsidR="00230B16">
        <w:rPr/>
        <w:t xml:space="preserve"> </w:t>
      </w:r>
      <w:commentRangeEnd w:id="38"/>
      <w:r>
        <w:rPr>
          <w:rStyle w:val="CommentReference"/>
        </w:rPr>
        <w:commentReference w:id="38"/>
      </w:r>
      <w:commentRangeEnd w:id="39"/>
      <w:r>
        <w:rPr>
          <w:rStyle w:val="CommentReference"/>
        </w:rPr>
        <w:commentReference w:id="39"/>
      </w:r>
    </w:p>
    <w:p w:rsidR="001812A2" w:rsidP="00230B16" w:rsidRDefault="00230B16" w14:paraId="3CEB4207" w14:textId="77777777">
      <w:pPr>
        <w:pStyle w:val="ListParagraph"/>
        <w:numPr>
          <w:ilvl w:val="0"/>
          <w:numId w:val="4"/>
        </w:numPr>
        <w:rPr/>
      </w:pPr>
      <w:commentRangeStart w:id="40"/>
      <w:commentRangeStart w:id="41"/>
      <w:r w:rsidR="00230B16">
        <w:rPr/>
        <w:t xml:space="preserve">During evacuations, </w:t>
      </w:r>
      <w:commentRangeStart w:id="42"/>
      <w:commentRangeStart w:id="43"/>
      <w:r w:rsidR="00230B16">
        <w:rPr/>
        <w:t>mass care services will be available to clients with stated needs.</w:t>
      </w:r>
      <w:commentRangeEnd w:id="42"/>
      <w:r>
        <w:rPr>
          <w:rStyle w:val="CommentReference"/>
        </w:rPr>
        <w:commentReference w:id="42"/>
      </w:r>
      <w:commentRangeEnd w:id="43"/>
      <w:r>
        <w:rPr>
          <w:rStyle w:val="CommentReference"/>
        </w:rPr>
        <w:commentReference w:id="43"/>
      </w:r>
      <w:r w:rsidR="00230B16">
        <w:rPr/>
        <w:t xml:space="preserve"> </w:t>
      </w:r>
    </w:p>
    <w:p w:rsidR="00230B16" w:rsidP="4271D1D5" w:rsidRDefault="00230B16" w14:paraId="5AEC5A4B" w14:textId="0F2BBC1B">
      <w:pPr>
        <w:pStyle w:val="ListParagraph"/>
        <w:ind w:left="1080"/>
      </w:pPr>
      <w:r w:rsidR="00230B16">
        <w:rPr/>
        <w:t>A</w:t>
      </w:r>
      <w:r w:rsidR="008A3F4E">
        <w:rPr/>
        <w:t>fter</w:t>
      </w:r>
      <w:r w:rsidR="00230B16">
        <w:rPr/>
        <w:t xml:space="preserve"> </w:t>
      </w:r>
      <w:r w:rsidR="00C93BD2">
        <w:rPr/>
        <w:t>a</w:t>
      </w:r>
      <w:r w:rsidR="38F12B1B">
        <w:rPr/>
        <w:t xml:space="preserve"> </w:t>
      </w:r>
      <w:r w:rsidR="00230B16">
        <w:rPr/>
        <w:t xml:space="preserve">disaster </w:t>
      </w:r>
      <w:r w:rsidR="7CB9007F">
        <w:rPr/>
        <w:t xml:space="preserve">moves into </w:t>
      </w:r>
      <w:r w:rsidR="00230B16">
        <w:rPr/>
        <w:t>the sustain</w:t>
      </w:r>
      <w:r w:rsidR="008A3F4E">
        <w:rPr/>
        <w:t>ment</w:t>
      </w:r>
      <w:r w:rsidR="00230B16">
        <w:rPr/>
        <w:t xml:space="preserve"> phase, mass care services focus on </w:t>
      </w:r>
      <w:r w:rsidR="00C348EE">
        <w:rPr/>
        <w:t xml:space="preserve">those </w:t>
      </w:r>
      <w:r w:rsidR="00230B16">
        <w:rPr/>
        <w:t xml:space="preserve">communities and individuals </w:t>
      </w:r>
      <w:r w:rsidR="00B43EA8">
        <w:rPr/>
        <w:t xml:space="preserve">that have </w:t>
      </w:r>
      <w:r w:rsidR="00230B16">
        <w:rPr/>
        <w:t xml:space="preserve">verified disaster needs. </w:t>
      </w:r>
      <w:commentRangeEnd w:id="40"/>
      <w:r>
        <w:rPr>
          <w:rStyle w:val="CommentReference"/>
        </w:rPr>
        <w:commentReference w:id="40"/>
      </w:r>
      <w:commentRangeEnd w:id="41"/>
      <w:r>
        <w:rPr>
          <w:rStyle w:val="CommentReference"/>
        </w:rPr>
        <w:commentReference w:id="41"/>
      </w:r>
    </w:p>
    <w:p w:rsidR="00A45569" w:rsidP="00230B16" w:rsidRDefault="00A45569" w14:paraId="10A58B7B" w14:textId="3BD66224">
      <w:pPr>
        <w:pStyle w:val="ListParagraph"/>
        <w:numPr>
          <w:ilvl w:val="0"/>
          <w:numId w:val="4"/>
        </w:numPr>
        <w:rPr/>
      </w:pPr>
      <w:r w:rsidR="00A45569">
        <w:rPr/>
        <w:t xml:space="preserve">Regions and divisions must have an effective readiness </w:t>
      </w:r>
      <w:r w:rsidR="00EF1FCE">
        <w:rPr/>
        <w:t>strategy</w:t>
      </w:r>
      <w:r w:rsidR="004E75E7">
        <w:rPr/>
        <w:t xml:space="preserve"> to ensure </w:t>
      </w:r>
      <w:r w:rsidR="009D2226">
        <w:rPr/>
        <w:t>we deliver</w:t>
      </w:r>
      <w:r w:rsidR="004E75E7">
        <w:rPr/>
        <w:t xml:space="preserve"> mass care servic</w:t>
      </w:r>
      <w:r w:rsidR="009D2226">
        <w:rPr/>
        <w:t>es effectively</w:t>
      </w:r>
      <w:r w:rsidR="002819E4">
        <w:rPr/>
        <w:t xml:space="preserve"> </w:t>
      </w:r>
      <w:commentRangeStart w:id="44"/>
      <w:commentRangeStart w:id="45"/>
      <w:r w:rsidR="002819E4">
        <w:rPr/>
        <w:t>on all levels of disaster response</w:t>
      </w:r>
      <w:commentRangeEnd w:id="44"/>
      <w:r>
        <w:rPr>
          <w:rStyle w:val="CommentReference"/>
        </w:rPr>
        <w:commentReference w:id="44"/>
      </w:r>
      <w:commentRangeEnd w:id="45"/>
      <w:r>
        <w:rPr>
          <w:rStyle w:val="CommentReference"/>
        </w:rPr>
        <w:commentReference w:id="45"/>
      </w:r>
      <w:r w:rsidR="002819E4">
        <w:rPr/>
        <w:t>.</w:t>
      </w:r>
    </w:p>
    <w:p w:rsidR="00584930" w:rsidP="4271D1D5" w:rsidRDefault="00584930" w14:paraId="2740984A" w14:textId="6208FE6A">
      <w:pPr>
        <w:pStyle w:val="ListParagraph"/>
        <w:numPr>
          <w:ilvl w:val="1"/>
          <w:numId w:val="8"/>
        </w:numPr>
      </w:pPr>
      <w:r>
        <w:t>An effective readiness strategy includes deliberate planning</w:t>
      </w:r>
      <w:r w:rsidR="00DE384F">
        <w:t>.</w:t>
      </w:r>
    </w:p>
    <w:p w:rsidR="00D322E8" w:rsidP="4271D1D5" w:rsidRDefault="004A7B28" w14:paraId="4101D87B" w14:textId="445058FC" w14:noSpellErr="1">
      <w:pPr>
        <w:pStyle w:val="ListParagraph"/>
        <w:numPr>
          <w:ilvl w:val="1"/>
          <w:numId w:val="8"/>
        </w:numPr>
        <w:rPr/>
      </w:pPr>
      <w:r w:rsidR="004A7B28">
        <w:rPr/>
        <w:t>Planning includes discussion and agreement with other government and community agencies.</w:t>
      </w:r>
    </w:p>
    <w:p w:rsidR="00A61EBB" w:rsidP="61E34500" w:rsidRDefault="00A61EBB" w14:paraId="2160BF9D" w14:textId="5EAC2103" w14:noSpellErr="1">
      <w:pPr>
        <w:pStyle w:val="ListParagraph"/>
        <w:numPr>
          <w:ilvl w:val="0"/>
          <w:numId w:val="8"/>
        </w:numPr>
        <w:rPr/>
      </w:pPr>
      <w:r w:rsidR="00A61EBB">
        <w:rPr/>
        <w:t>Stated vs Verified needs</w:t>
      </w:r>
    </w:p>
    <w:p w:rsidR="00230B16" w:rsidP="4271D1D5" w:rsidRDefault="0050017C" w14:paraId="53A0F9EB" w14:textId="5B1B10C1" w14:noSpellErr="1">
      <w:pPr>
        <w:pStyle w:val="Heading3"/>
      </w:pPr>
      <w:r w:rsidR="0050017C">
        <w:rPr/>
        <w:t>Mass Care S</w:t>
      </w:r>
      <w:r w:rsidR="0050017C">
        <w:rPr/>
        <w:t xml:space="preserve">ervices </w:t>
      </w:r>
    </w:p>
    <w:p w:rsidR="009A6EC9" w:rsidP="16BBA2C0" w:rsidRDefault="004942DF" w14:paraId="33E0C324" w14:textId="6380C7C7" w14:noSpellErr="1">
      <w:pPr>
        <w:pStyle w:val="Heading3"/>
        <w:rPr>
          <w:rFonts w:eastAsia="Arial" w:cs="Arial"/>
          <w:b w:val="0"/>
          <w:bCs w:val="0"/>
          <w:sz w:val="22"/>
          <w:szCs w:val="22"/>
        </w:rPr>
      </w:pPr>
      <w:r w:rsidRPr="61E34500" w:rsidR="004942DF">
        <w:rPr>
          <w:rFonts w:eastAsia="Arial" w:cs="Arial"/>
          <w:b w:val="0"/>
          <w:bCs w:val="0"/>
          <w:sz w:val="22"/>
          <w:szCs w:val="22"/>
        </w:rPr>
        <w:t>To</w:t>
      </w:r>
      <w:r w:rsidRPr="61E34500" w:rsidR="004942DF">
        <w:rPr>
          <w:rFonts w:eastAsia="Arial" w:cs="Arial"/>
          <w:b w:val="0"/>
          <w:bCs w:val="0"/>
          <w:sz w:val="22"/>
          <w:szCs w:val="22"/>
        </w:rPr>
        <w:t xml:space="preserve"> </w:t>
      </w:r>
      <w:r w:rsidRPr="61E34500" w:rsidR="009A6EC9">
        <w:rPr>
          <w:rFonts w:eastAsia="Arial" w:cs="Arial"/>
          <w:b w:val="0"/>
          <w:bCs w:val="0"/>
          <w:sz w:val="22"/>
          <w:szCs w:val="22"/>
        </w:rPr>
        <w:t>achieve the four displacement outcomes in the immediate aftermath of a disaster</w:t>
      </w:r>
      <w:r w:rsidRPr="61E34500" w:rsidR="00FA439C">
        <w:rPr>
          <w:rFonts w:eastAsia="Arial" w:cs="Arial"/>
          <w:b w:val="0"/>
          <w:bCs w:val="0"/>
          <w:sz w:val="22"/>
          <w:szCs w:val="22"/>
        </w:rPr>
        <w:t>,</w:t>
      </w:r>
      <w:r w:rsidRPr="61E34500" w:rsidR="009A6EC9">
        <w:rPr>
          <w:rFonts w:eastAsia="Arial" w:cs="Arial"/>
          <w:b w:val="0"/>
          <w:bCs w:val="0"/>
          <w:sz w:val="22"/>
          <w:szCs w:val="22"/>
        </w:rPr>
        <w:t xml:space="preserve"> the American Red Cross provides the </w:t>
      </w:r>
      <w:r w:rsidRPr="61E34500" w:rsidR="00FA439C">
        <w:rPr>
          <w:rFonts w:eastAsia="Arial" w:cs="Arial"/>
          <w:b w:val="0"/>
          <w:bCs w:val="0"/>
          <w:sz w:val="22"/>
          <w:szCs w:val="22"/>
        </w:rPr>
        <w:t>following</w:t>
      </w:r>
      <w:r w:rsidRPr="61E34500" w:rsidR="009A6EC9">
        <w:rPr>
          <w:rFonts w:eastAsia="Arial" w:cs="Arial"/>
          <w:b w:val="0"/>
          <w:bCs w:val="0"/>
          <w:sz w:val="22"/>
          <w:szCs w:val="22"/>
        </w:rPr>
        <w:t xml:space="preserve"> services</w:t>
      </w:r>
      <w:r w:rsidRPr="61E34500" w:rsidR="009A6EC9">
        <w:rPr>
          <w:rFonts w:eastAsia="Arial" w:cs="Arial"/>
          <w:b w:val="0"/>
          <w:bCs w:val="0"/>
          <w:sz w:val="22"/>
          <w:szCs w:val="22"/>
        </w:rPr>
        <w:t xml:space="preserve"> as part of the Mass Care program. </w:t>
      </w:r>
    </w:p>
    <w:p w:rsidR="00FA439C" w:rsidP="00FA439C" w:rsidRDefault="00FA439C" w14:paraId="3343E18C" w14:textId="40DB19C5" w14:noSpellErr="1">
      <w:pPr>
        <w:rPr>
          <w:rFonts w:eastAsia="Arial" w:cs="Arial"/>
        </w:rPr>
      </w:pPr>
      <w:r w:rsidRPr="61E34500" w:rsidR="00FA439C">
        <w:rPr>
          <w:rFonts w:eastAsia="Arial" w:cs="Arial"/>
          <w:u w:val="single"/>
        </w:rPr>
        <w:t>Shelter Services</w:t>
      </w:r>
      <w:r w:rsidRPr="61E34500" w:rsidR="00FA439C">
        <w:rPr>
          <w:rFonts w:eastAsia="Arial" w:cs="Arial"/>
        </w:rPr>
        <w:t xml:space="preserve"> </w:t>
      </w:r>
      <w:r w:rsidRPr="61E34500" w:rsidR="00FA439C">
        <w:rPr>
          <w:rFonts w:eastAsia="Arial" w:cs="Arial"/>
        </w:rPr>
        <w:t>–</w:t>
      </w:r>
      <w:r w:rsidRPr="61E34500" w:rsidR="00FB0F3B">
        <w:rPr>
          <w:rFonts w:eastAsia="Arial" w:cs="Arial"/>
        </w:rPr>
        <w:t xml:space="preserve"> </w:t>
      </w:r>
      <w:r w:rsidRPr="61E34500" w:rsidR="00FA439C">
        <w:rPr>
          <w:rFonts w:eastAsia="Arial" w:cs="Arial"/>
        </w:rPr>
        <w:t xml:space="preserve">Activities </w:t>
      </w:r>
      <w:r w:rsidRPr="61E34500" w:rsidR="00FB0F3B">
        <w:rPr>
          <w:rFonts w:eastAsia="Arial" w:cs="Arial"/>
        </w:rPr>
        <w:t>provide</w:t>
      </w:r>
      <w:r w:rsidRPr="61E34500" w:rsidR="00FB0F3B">
        <w:rPr>
          <w:rFonts w:eastAsia="Arial" w:cs="Arial"/>
        </w:rPr>
        <w:t>d to</w:t>
      </w:r>
      <w:r w:rsidRPr="61E34500" w:rsidR="00FB0F3B">
        <w:rPr>
          <w:rFonts w:eastAsia="Arial" w:cs="Arial"/>
        </w:rPr>
        <w:t xml:space="preserve"> individuals and families </w:t>
      </w:r>
      <w:r w:rsidRPr="61E34500" w:rsidR="008361A4">
        <w:rPr>
          <w:rFonts w:eastAsia="Arial" w:cs="Arial"/>
        </w:rPr>
        <w:t xml:space="preserve">staying in </w:t>
      </w:r>
      <w:r w:rsidRPr="61E34500" w:rsidR="00FB0F3B">
        <w:rPr>
          <w:rFonts w:eastAsia="Arial" w:cs="Arial"/>
        </w:rPr>
        <w:t>a</w:t>
      </w:r>
      <w:r w:rsidRPr="61E34500" w:rsidR="00FB0F3B">
        <w:rPr>
          <w:rFonts w:eastAsia="Arial" w:cs="Arial"/>
        </w:rPr>
        <w:t xml:space="preserve"> safe and temporary place when displaced due to a disaster. </w:t>
      </w:r>
      <w:r w:rsidRPr="61E34500" w:rsidR="00530AFB">
        <w:rPr>
          <w:rFonts w:eastAsia="Arial" w:cs="Arial"/>
        </w:rPr>
        <w:t>Shelter Services include the following activities</w:t>
      </w:r>
    </w:p>
    <w:p w:rsidR="00C5366F" w:rsidP="00C5366F" w:rsidRDefault="0047531A" w14:paraId="26629033" w14:textId="5C6750D0" w14:noSpellErr="1">
      <w:pPr>
        <w:pStyle w:val="Heading3"/>
        <w:numPr>
          <w:ilvl w:val="0"/>
          <w:numId w:val="13"/>
        </w:numPr>
        <w:spacing w:before="0" w:after="0"/>
        <w:rPr>
          <w:rFonts w:eastAsia="Arial" w:cs="Arial"/>
          <w:b w:val="0"/>
          <w:bCs w:val="0"/>
          <w:sz w:val="22"/>
          <w:szCs w:val="22"/>
        </w:rPr>
      </w:pPr>
      <w:r w:rsidRPr="61E34500" w:rsidR="0047531A">
        <w:rPr>
          <w:rFonts w:eastAsia="Arial" w:cs="Arial"/>
          <w:b w:val="0"/>
          <w:bCs w:val="0"/>
          <w:sz w:val="22"/>
          <w:szCs w:val="22"/>
          <w:u w:val="single"/>
        </w:rPr>
        <w:t>Shelter Management -</w:t>
      </w:r>
      <w:r w:rsidRPr="61E34500" w:rsidR="0047531A">
        <w:rPr>
          <w:rFonts w:eastAsia="Arial" w:cs="Arial"/>
          <w:b w:val="0"/>
          <w:bCs w:val="0"/>
          <w:sz w:val="22"/>
          <w:szCs w:val="22"/>
        </w:rPr>
        <w:t xml:space="preserve"> </w:t>
      </w:r>
      <w:r w:rsidRPr="61E34500" w:rsidR="00496C4A">
        <w:rPr>
          <w:rFonts w:eastAsia="Arial" w:cs="Arial"/>
          <w:b w:val="0"/>
          <w:bCs w:val="0"/>
          <w:sz w:val="22"/>
          <w:szCs w:val="22"/>
        </w:rPr>
        <w:t>C</w:t>
      </w:r>
      <w:r w:rsidRPr="61E34500" w:rsidR="0047531A">
        <w:rPr>
          <w:rFonts w:eastAsia="Arial" w:cs="Arial"/>
          <w:b w:val="0"/>
          <w:bCs w:val="0"/>
          <w:sz w:val="22"/>
          <w:szCs w:val="22"/>
        </w:rPr>
        <w:t>oordination</w:t>
      </w:r>
      <w:r w:rsidRPr="61E34500" w:rsidR="006F2494">
        <w:rPr>
          <w:rFonts w:eastAsia="Arial" w:cs="Arial"/>
          <w:b w:val="0"/>
          <w:bCs w:val="0"/>
          <w:sz w:val="22"/>
          <w:szCs w:val="22"/>
        </w:rPr>
        <w:t>,</w:t>
      </w:r>
      <w:r w:rsidRPr="61E34500" w:rsidR="0047531A">
        <w:rPr>
          <w:rFonts w:eastAsia="Arial" w:cs="Arial"/>
          <w:b w:val="0"/>
          <w:bCs w:val="0"/>
          <w:sz w:val="22"/>
          <w:szCs w:val="22"/>
        </w:rPr>
        <w:t xml:space="preserve"> operation</w:t>
      </w:r>
      <w:r w:rsidRPr="61E34500" w:rsidR="006F2494">
        <w:rPr>
          <w:rFonts w:eastAsia="Arial" w:cs="Arial"/>
          <w:b w:val="0"/>
          <w:bCs w:val="0"/>
          <w:sz w:val="22"/>
          <w:szCs w:val="22"/>
        </w:rPr>
        <w:t>,</w:t>
      </w:r>
      <w:r w:rsidRPr="61E34500" w:rsidR="0047531A">
        <w:rPr>
          <w:rFonts w:eastAsia="Arial" w:cs="Arial"/>
          <w:b w:val="0"/>
          <w:bCs w:val="0"/>
          <w:sz w:val="22"/>
          <w:szCs w:val="22"/>
        </w:rPr>
        <w:t xml:space="preserve"> </w:t>
      </w:r>
      <w:r w:rsidRPr="61E34500" w:rsidR="006F2494">
        <w:rPr>
          <w:rFonts w:eastAsia="Arial" w:cs="Arial"/>
          <w:b w:val="0"/>
          <w:bCs w:val="0"/>
          <w:sz w:val="22"/>
          <w:szCs w:val="22"/>
        </w:rPr>
        <w:t xml:space="preserve">and support </w:t>
      </w:r>
      <w:r w:rsidRPr="61E34500" w:rsidR="0047531A">
        <w:rPr>
          <w:rFonts w:eastAsia="Arial" w:cs="Arial"/>
          <w:b w:val="0"/>
          <w:bCs w:val="0"/>
          <w:sz w:val="22"/>
          <w:szCs w:val="22"/>
        </w:rPr>
        <w:t xml:space="preserve">of </w:t>
      </w:r>
      <w:r w:rsidRPr="61E34500" w:rsidR="006F2494">
        <w:rPr>
          <w:rFonts w:eastAsia="Arial" w:cs="Arial"/>
          <w:b w:val="0"/>
          <w:bCs w:val="0"/>
          <w:sz w:val="22"/>
          <w:szCs w:val="22"/>
        </w:rPr>
        <w:t>partner</w:t>
      </w:r>
      <w:r w:rsidRPr="61E34500" w:rsidR="006F2494">
        <w:rPr>
          <w:rFonts w:eastAsia="Arial" w:cs="Arial"/>
          <w:b w:val="0"/>
          <w:bCs w:val="0"/>
          <w:sz w:val="22"/>
          <w:szCs w:val="22"/>
        </w:rPr>
        <w:t xml:space="preserve"> </w:t>
      </w:r>
      <w:r w:rsidRPr="61E34500" w:rsidR="0047531A">
        <w:rPr>
          <w:rFonts w:eastAsia="Arial" w:cs="Arial"/>
          <w:b w:val="0"/>
          <w:bCs w:val="0"/>
          <w:sz w:val="22"/>
          <w:szCs w:val="22"/>
        </w:rPr>
        <w:t xml:space="preserve">shelters to ensure they are safe, organized, and equipped to meet the needs of displaced individuals. This </w:t>
      </w:r>
      <w:r w:rsidRPr="61E34500" w:rsidR="006F2494">
        <w:rPr>
          <w:rFonts w:eastAsia="Arial" w:cs="Arial"/>
          <w:b w:val="0"/>
          <w:bCs w:val="0"/>
          <w:sz w:val="22"/>
          <w:szCs w:val="22"/>
        </w:rPr>
        <w:t>activity</w:t>
      </w:r>
      <w:r w:rsidRPr="61E34500" w:rsidR="0047531A">
        <w:rPr>
          <w:rFonts w:eastAsia="Arial" w:cs="Arial"/>
          <w:b w:val="0"/>
          <w:bCs w:val="0"/>
          <w:sz w:val="22"/>
          <w:szCs w:val="22"/>
        </w:rPr>
        <w:t xml:space="preserve"> ensures that shelters are managed </w:t>
      </w:r>
      <w:r w:rsidRPr="61E34500" w:rsidR="006F2494">
        <w:rPr>
          <w:rFonts w:eastAsia="Arial" w:cs="Arial"/>
          <w:b w:val="0"/>
          <w:bCs w:val="0"/>
          <w:sz w:val="22"/>
          <w:szCs w:val="22"/>
        </w:rPr>
        <w:t>efficiently</w:t>
      </w:r>
      <w:r w:rsidRPr="61E34500" w:rsidR="0047531A">
        <w:rPr>
          <w:rFonts w:eastAsia="Arial" w:cs="Arial"/>
          <w:b w:val="0"/>
          <w:bCs w:val="0"/>
          <w:sz w:val="22"/>
          <w:szCs w:val="22"/>
        </w:rPr>
        <w:t xml:space="preserve"> and that residents’ needs are addressed in an orderly and respectful manner.</w:t>
      </w:r>
    </w:p>
    <w:p w:rsidRPr="00FD46EC" w:rsidR="00C5366F" w:rsidP="61E34500" w:rsidRDefault="00C5366F" w14:paraId="78B1AC2F" w14:textId="77777777" w14:noSpellErr="1">
      <w:pPr>
        <w:spacing w:after="0"/>
        <w:rPr>
          <w:rFonts w:eastAsia="Arial" w:cs="Arial"/>
        </w:rPr>
      </w:pPr>
    </w:p>
    <w:p w:rsidRPr="00C5366F" w:rsidR="0047531A" w:rsidP="61E34500" w:rsidRDefault="0047531A" w14:paraId="3D8EA512" w14:textId="47ED97F4" w14:noSpellErr="1">
      <w:pPr>
        <w:pStyle w:val="Heading3"/>
        <w:numPr>
          <w:ilvl w:val="0"/>
          <w:numId w:val="13"/>
        </w:numPr>
        <w:spacing w:before="0" w:after="0"/>
        <w:rPr>
          <w:rFonts w:eastAsia="Arial" w:cs="Arial"/>
          <w:rPrChange w:author="" w16du:dateUtc="2025-04-28T15:09:00Z" w:id="188600959">
            <w:rPr/>
          </w:rPrChange>
        </w:rPr>
      </w:pPr>
      <w:r w:rsidRPr="61E34500" w:rsidR="0047531A">
        <w:rPr>
          <w:rFonts w:eastAsia="Arial" w:cs="Arial"/>
          <w:b w:val="0"/>
          <w:bCs w:val="0"/>
          <w:sz w:val="22"/>
          <w:szCs w:val="22"/>
          <w:u w:val="single"/>
        </w:rPr>
        <w:t>Shelter Resident Transition</w:t>
      </w:r>
      <w:r w:rsidRPr="61E34500" w:rsidR="00931CFB">
        <w:rPr>
          <w:rFonts w:eastAsia="Arial" w:cs="Arial"/>
          <w:b w:val="0"/>
          <w:bCs w:val="0"/>
          <w:sz w:val="22"/>
          <w:szCs w:val="22"/>
          <w:u w:val="single"/>
        </w:rPr>
        <w:t xml:space="preserve"> Case</w:t>
      </w:r>
      <w:r w:rsidRPr="61E34500" w:rsidR="00931CFB">
        <w:rPr>
          <w:rFonts w:eastAsia="Arial" w:cs="Arial"/>
          <w:b w:val="0"/>
          <w:bCs w:val="0"/>
          <w:sz w:val="22"/>
          <w:szCs w:val="22"/>
          <w:u w:val="single"/>
        </w:rPr>
        <w:t>work</w:t>
      </w:r>
      <w:r w:rsidRPr="61E34500" w:rsidR="00931CFB">
        <w:rPr>
          <w:rFonts w:eastAsia="Arial" w:cs="Arial"/>
          <w:b w:val="0"/>
          <w:bCs w:val="0"/>
          <w:sz w:val="22"/>
          <w:szCs w:val="22"/>
        </w:rPr>
        <w:t xml:space="preserve"> - </w:t>
      </w:r>
      <w:r w:rsidRPr="61E34500" w:rsidR="00ED3F7F">
        <w:rPr>
          <w:rFonts w:eastAsia="Arial" w:cs="Arial"/>
          <w:b w:val="0"/>
          <w:bCs w:val="0"/>
          <w:sz w:val="22"/>
          <w:szCs w:val="22"/>
        </w:rPr>
        <w:t>Providing case</w:t>
      </w:r>
      <w:r w:rsidRPr="61E34500" w:rsidR="006F2494">
        <w:rPr>
          <w:rFonts w:eastAsia="Arial" w:cs="Arial"/>
          <w:b w:val="0"/>
          <w:bCs w:val="0"/>
          <w:sz w:val="22"/>
          <w:szCs w:val="22"/>
        </w:rPr>
        <w:t>work</w:t>
      </w:r>
      <w:r w:rsidRPr="61E34500" w:rsidR="00ED3F7F">
        <w:rPr>
          <w:rFonts w:eastAsia="Arial" w:cs="Arial"/>
          <w:b w:val="0"/>
          <w:bCs w:val="0"/>
          <w:sz w:val="22"/>
          <w:szCs w:val="22"/>
        </w:rPr>
        <w:t xml:space="preserve"> to help displaced individuals transition from emergency shelter to more stable living arrangements. Caseworkers </w:t>
      </w:r>
      <w:r w:rsidRPr="61E34500" w:rsidR="00ED3F7F">
        <w:rPr>
          <w:rFonts w:eastAsia="Arial" w:cs="Arial"/>
          <w:b w:val="0"/>
          <w:bCs w:val="0"/>
          <w:sz w:val="22"/>
          <w:szCs w:val="22"/>
        </w:rPr>
        <w:t>assist</w:t>
      </w:r>
      <w:r w:rsidRPr="61E34500" w:rsidR="00ED3F7F">
        <w:rPr>
          <w:rFonts w:eastAsia="Arial" w:cs="Arial"/>
          <w:b w:val="0"/>
          <w:bCs w:val="0"/>
          <w:sz w:val="22"/>
          <w:szCs w:val="22"/>
        </w:rPr>
        <w:t xml:space="preserve"> individuals and families in </w:t>
      </w:r>
      <w:r w:rsidRPr="61E34500" w:rsidR="00ED3F7F">
        <w:rPr>
          <w:rFonts w:eastAsia="Arial" w:cs="Arial"/>
          <w:b w:val="0"/>
          <w:bCs w:val="0"/>
          <w:sz w:val="22"/>
          <w:szCs w:val="22"/>
        </w:rPr>
        <w:t>identifying</w:t>
      </w:r>
      <w:r w:rsidRPr="61E34500" w:rsidR="00ED3F7F">
        <w:rPr>
          <w:rFonts w:eastAsia="Arial" w:cs="Arial"/>
          <w:b w:val="0"/>
          <w:bCs w:val="0"/>
          <w:sz w:val="22"/>
          <w:szCs w:val="22"/>
        </w:rPr>
        <w:t xml:space="preserve"> long-term housing solutions, accessing financial </w:t>
      </w:r>
      <w:r w:rsidRPr="61E34500" w:rsidR="00ED3F7F">
        <w:rPr>
          <w:rFonts w:eastAsia="Arial" w:cs="Arial"/>
          <w:b w:val="0"/>
          <w:bCs w:val="0"/>
          <w:sz w:val="22"/>
          <w:szCs w:val="22"/>
        </w:rPr>
        <w:t>assistance</w:t>
      </w:r>
      <w:r w:rsidRPr="61E34500" w:rsidR="00ED3F7F">
        <w:rPr>
          <w:rFonts w:eastAsia="Arial" w:cs="Arial"/>
          <w:b w:val="0"/>
          <w:bCs w:val="0"/>
          <w:sz w:val="22"/>
          <w:szCs w:val="22"/>
        </w:rPr>
        <w:t xml:space="preserve">, and navigating available recovery programs. This </w:t>
      </w:r>
      <w:r w:rsidRPr="61E34500" w:rsidR="00977EA6">
        <w:rPr>
          <w:rFonts w:eastAsia="Arial" w:cs="Arial"/>
          <w:b w:val="0"/>
          <w:bCs w:val="0"/>
          <w:sz w:val="22"/>
          <w:szCs w:val="22"/>
        </w:rPr>
        <w:t>activity</w:t>
      </w:r>
      <w:r w:rsidRPr="61E34500" w:rsidR="00ED3F7F">
        <w:rPr>
          <w:rFonts w:eastAsia="Arial" w:cs="Arial"/>
          <w:b w:val="0"/>
          <w:bCs w:val="0"/>
          <w:sz w:val="22"/>
          <w:szCs w:val="22"/>
        </w:rPr>
        <w:t xml:space="preserve"> provides emotional support and referrals for further resources.</w:t>
      </w:r>
    </w:p>
    <w:p w:rsidR="00C5366F" w:rsidP="61E34500" w:rsidRDefault="00C5366F" w14:paraId="478BEB41" w14:textId="77777777" w14:noSpellErr="1">
      <w:pPr>
        <w:pStyle w:val="ListParagraph"/>
        <w:spacing w:after="0"/>
      </w:pPr>
    </w:p>
    <w:p w:rsidR="0047531A" w:rsidP="61E34500" w:rsidRDefault="0062124C" w14:paraId="56DDF587" w14:textId="4ECD0AC9" w14:noSpellErr="1">
      <w:pPr>
        <w:pStyle w:val="ListParagraph"/>
        <w:numPr>
          <w:ilvl w:val="0"/>
          <w:numId w:val="13"/>
        </w:numPr>
        <w:spacing w:after="0"/>
        <w:rPr/>
      </w:pPr>
      <w:r w:rsidRPr="61E34500" w:rsidR="0062124C">
        <w:rPr>
          <w:u w:val="single"/>
        </w:rPr>
        <w:t>Shelter Feeding</w:t>
      </w:r>
      <w:r w:rsidR="00931CFB">
        <w:rPr/>
        <w:t xml:space="preserve"> -</w:t>
      </w:r>
      <w:r w:rsidR="00B038D3">
        <w:rPr/>
        <w:t xml:space="preserve"> </w:t>
      </w:r>
      <w:r w:rsidR="00496C4A">
        <w:rPr/>
        <w:t>P</w:t>
      </w:r>
      <w:r w:rsidR="00B038D3">
        <w:rPr/>
        <w:t xml:space="preserve">rovision of meals and snacks to shelter residents to meet their nutritional needs. This service ensures that displaced individuals and families have access to balanced meals, snacks, and clean water while staying in temporary shelters. </w:t>
      </w:r>
    </w:p>
    <w:p w:rsidR="00C5366F" w:rsidP="61E34500" w:rsidRDefault="00C5366F" w14:paraId="33857021" w14:textId="77777777" w14:noSpellErr="1">
      <w:pPr>
        <w:pStyle w:val="ListParagraph"/>
        <w:spacing w:after="0"/>
      </w:pPr>
    </w:p>
    <w:p w:rsidR="00530AFB" w:rsidP="00C5366F" w:rsidRDefault="0062124C" w14:paraId="303A9E95" w14:textId="402142AD" w14:noSpellErr="1">
      <w:pPr>
        <w:pStyle w:val="ListParagraph"/>
        <w:numPr>
          <w:ilvl w:val="0"/>
          <w:numId w:val="13"/>
        </w:numPr>
        <w:spacing w:after="0"/>
        <w:rPr/>
      </w:pPr>
      <w:r w:rsidRPr="61E34500" w:rsidR="0062124C">
        <w:rPr>
          <w:u w:val="single"/>
        </w:rPr>
        <w:t>Pet Shelter and Care</w:t>
      </w:r>
      <w:r w:rsidR="00931CFB">
        <w:rPr/>
        <w:t xml:space="preserve"> -</w:t>
      </w:r>
      <w:r w:rsidR="00B038D3">
        <w:rPr/>
        <w:t xml:space="preserve"> Coordina</w:t>
      </w:r>
      <w:r w:rsidR="00B038D3">
        <w:rPr/>
        <w:t>ting</w:t>
      </w:r>
      <w:r w:rsidR="00B038D3">
        <w:rPr/>
        <w:t xml:space="preserve"> temporary shelter and care for pets and animals </w:t>
      </w:r>
      <w:r w:rsidR="00821E26">
        <w:rPr/>
        <w:t xml:space="preserve">of </w:t>
      </w:r>
      <w:r w:rsidR="00B038D3">
        <w:rPr/>
        <w:t xml:space="preserve">displaced </w:t>
      </w:r>
      <w:r w:rsidR="00821E26">
        <w:rPr/>
        <w:t>households staying in an emergency shelter</w:t>
      </w:r>
      <w:r w:rsidR="00B038D3">
        <w:rPr/>
        <w:t xml:space="preserve">. This </w:t>
      </w:r>
      <w:r w:rsidR="00821E26">
        <w:rPr/>
        <w:t>activity</w:t>
      </w:r>
      <w:r w:rsidR="00B038D3">
        <w:rPr/>
        <w:t xml:space="preserve"> helps families </w:t>
      </w:r>
      <w:r w:rsidR="00B038D3">
        <w:rPr/>
        <w:t>care for their</w:t>
      </w:r>
      <w:r w:rsidR="00B038D3">
        <w:rPr/>
        <w:t xml:space="preserve"> pets by offering safe, secure shelters for animals in disaster areas, and includes pet feeding and other necessary services for animal well-being.</w:t>
      </w:r>
    </w:p>
    <w:p w:rsidRPr="0062124C" w:rsidR="00C5366F" w:rsidP="61E34500" w:rsidRDefault="00C5366F" w14:paraId="07738B94" w14:textId="77777777" w14:noSpellErr="1">
      <w:pPr>
        <w:spacing w:after="0"/>
        <w:rPr>
          <w:rPrChange w:author="" w16du:dateUtc="2025-04-28T15:05:00Z" w:id="488809740">
            <w:rPr>
              <w:rFonts w:eastAsia="Arial" w:cs="Arial"/>
              <w:b/>
            </w:rPr>
          </w:rPrChange>
        </w:rPr>
      </w:pPr>
    </w:p>
    <w:p w:rsidR="00ED7F71" w:rsidP="00ED7F71" w:rsidRDefault="00FA439C" w14:paraId="4DA1531E" w14:textId="2BFA9757">
      <w:pPr>
        <w:rPr>
          <w:rFonts w:eastAsia="Arial" w:cs="Arial"/>
        </w:rPr>
      </w:pPr>
      <w:r w:rsidRPr="71611E2B" w:rsidR="00FA439C">
        <w:rPr>
          <w:rFonts w:eastAsia="Arial" w:cs="Arial"/>
          <w:u w:val="single"/>
        </w:rPr>
        <w:t xml:space="preserve">Community </w:t>
      </w:r>
      <w:r w:rsidRPr="71611E2B" w:rsidR="66BE9163">
        <w:rPr>
          <w:rFonts w:eastAsia="Arial" w:cs="Arial"/>
        </w:rPr>
        <w:t>Operations</w:t>
      </w:r>
      <w:r w:rsidRPr="71611E2B" w:rsidR="00FA439C">
        <w:rPr>
          <w:rFonts w:eastAsia="Arial" w:cs="Arial"/>
        </w:rPr>
        <w:t xml:space="preserve">– </w:t>
      </w:r>
      <w:r w:rsidRPr="71611E2B" w:rsidR="00CC40B1">
        <w:rPr>
          <w:rFonts w:eastAsia="Arial" w:cs="Arial"/>
        </w:rPr>
        <w:t xml:space="preserve">Activities provided within communities to support families from becoming displaced and </w:t>
      </w:r>
      <w:r w:rsidRPr="71611E2B" w:rsidR="00CC40B1">
        <w:rPr>
          <w:rFonts w:eastAsia="Arial" w:cs="Arial"/>
        </w:rPr>
        <w:t>improve conditions while community leaders restore</w:t>
      </w:r>
      <w:r w:rsidRPr="71611E2B" w:rsidR="00ED7F71">
        <w:rPr>
          <w:rFonts w:eastAsia="Arial" w:cs="Arial"/>
        </w:rPr>
        <w:t xml:space="preserve"> a community's</w:t>
      </w:r>
      <w:r w:rsidRPr="71611E2B" w:rsidR="00CC40B1">
        <w:rPr>
          <w:rFonts w:eastAsia="Arial" w:cs="Arial"/>
        </w:rPr>
        <w:t xml:space="preserve"> </w:t>
      </w:r>
      <w:r w:rsidRPr="71611E2B" w:rsidR="00ED7F71">
        <w:rPr>
          <w:rFonts w:eastAsia="Arial" w:cs="Arial"/>
        </w:rPr>
        <w:t>infrastructure</w:t>
      </w:r>
      <w:r w:rsidRPr="71611E2B" w:rsidR="00CC40B1">
        <w:rPr>
          <w:rFonts w:eastAsia="Arial" w:cs="Arial"/>
        </w:rPr>
        <w:t xml:space="preserve">. </w:t>
      </w:r>
      <w:r w:rsidRPr="71611E2B" w:rsidR="00ED7F71">
        <w:rPr>
          <w:rFonts w:eastAsia="Arial" w:cs="Arial"/>
        </w:rPr>
        <w:t xml:space="preserve">Community </w:t>
      </w:r>
      <w:r w:rsidRPr="71611E2B" w:rsidR="00CC40B1">
        <w:rPr>
          <w:rFonts w:eastAsia="Arial" w:cs="Arial"/>
        </w:rPr>
        <w:t xml:space="preserve">services focus on preventing displacement and supporting </w:t>
      </w:r>
      <w:r w:rsidRPr="71611E2B" w:rsidR="00ED7F71">
        <w:rPr>
          <w:rFonts w:eastAsia="Arial" w:cs="Arial"/>
        </w:rPr>
        <w:t xml:space="preserve">a community's </w:t>
      </w:r>
      <w:r w:rsidRPr="71611E2B" w:rsidR="00CC40B1">
        <w:rPr>
          <w:rFonts w:eastAsia="Arial" w:cs="Arial"/>
        </w:rPr>
        <w:t>early recovery efforts:</w:t>
      </w:r>
      <w:r w:rsidRPr="71611E2B" w:rsidR="00ED7F71">
        <w:rPr>
          <w:rFonts w:eastAsia="Arial" w:cs="Arial"/>
        </w:rPr>
        <w:t xml:space="preserve"> Community Services include the following activities</w:t>
      </w:r>
    </w:p>
    <w:p w:rsidR="00931CFB" w:rsidP="61E34500" w:rsidRDefault="00931CFB" w14:paraId="2FBE79EB" w14:textId="1E31165E" w14:noSpellErr="1">
      <w:pPr>
        <w:pStyle w:val="ListParagraph"/>
        <w:numPr>
          <w:ilvl w:val="0"/>
          <w:numId w:val="14"/>
        </w:numPr>
        <w:spacing w:after="0"/>
        <w:rPr>
          <w:rFonts w:eastAsia="Arial" w:cs="Arial"/>
        </w:rPr>
      </w:pPr>
      <w:r w:rsidRPr="61E34500" w:rsidR="00931CFB">
        <w:rPr>
          <w:rFonts w:eastAsia="Arial" w:cs="Arial"/>
        </w:rPr>
        <w:t>Community Feeding -</w:t>
      </w:r>
      <w:r w:rsidRPr="61E34500" w:rsidR="00EA65F4">
        <w:rPr>
          <w:rFonts w:eastAsia="Arial" w:cs="Arial"/>
        </w:rPr>
        <w:t xml:space="preserve"> </w:t>
      </w:r>
      <w:r w:rsidR="003E42A7">
        <w:rPr/>
        <w:t>t</w:t>
      </w:r>
      <w:r w:rsidR="003E42A7">
        <w:rPr/>
        <w:t>he provision</w:t>
      </w:r>
      <w:r w:rsidR="003E42A7">
        <w:rPr/>
        <w:t xml:space="preserve"> of</w:t>
      </w:r>
      <w:r w:rsidR="007D207E">
        <w:rPr/>
        <w:t xml:space="preserve"> nutritious</w:t>
      </w:r>
      <w:r w:rsidRPr="61E34500" w:rsidR="00EA65F4">
        <w:rPr>
          <w:rFonts w:eastAsia="Arial" w:cs="Arial"/>
        </w:rPr>
        <w:t xml:space="preserve"> meals, snacks, and hydration in disaster-affected communities</w:t>
      </w:r>
      <w:r w:rsidRPr="61E34500" w:rsidR="000B7EE7">
        <w:rPr>
          <w:rFonts w:eastAsia="Arial" w:cs="Arial"/>
        </w:rPr>
        <w:t xml:space="preserve"> to supplement dietary needs</w:t>
      </w:r>
      <w:r w:rsidRPr="61E34500" w:rsidR="00EA65F4">
        <w:rPr>
          <w:rFonts w:eastAsia="Arial" w:cs="Arial"/>
        </w:rPr>
        <w:t>, especially to those who may not yet be able to reach a shelter</w:t>
      </w:r>
      <w:r w:rsidRPr="61E34500" w:rsidR="003E42A7">
        <w:rPr>
          <w:rFonts w:eastAsia="Arial" w:cs="Arial"/>
        </w:rPr>
        <w:t xml:space="preserve"> or who may become displaced due to </w:t>
      </w:r>
      <w:r w:rsidRPr="61E34500" w:rsidR="007D207E">
        <w:rPr>
          <w:rFonts w:eastAsia="Arial" w:cs="Arial"/>
        </w:rPr>
        <w:t xml:space="preserve">a </w:t>
      </w:r>
      <w:r w:rsidRPr="61E34500" w:rsidR="003E42A7">
        <w:rPr>
          <w:rFonts w:eastAsia="Arial" w:cs="Arial"/>
        </w:rPr>
        <w:t xml:space="preserve">lack of food infrastructure in their community. </w:t>
      </w:r>
    </w:p>
    <w:p w:rsidR="00F53D8D" w:rsidP="61E34500" w:rsidRDefault="00F53D8D" w14:paraId="0740FC34" w14:textId="77777777" w14:noSpellErr="1">
      <w:pPr>
        <w:pStyle w:val="ListParagraph"/>
        <w:spacing w:after="0"/>
        <w:ind w:left="1080"/>
        <w:rPr>
          <w:rFonts w:eastAsia="Arial" w:cs="Arial"/>
        </w:rPr>
      </w:pPr>
    </w:p>
    <w:p w:rsidR="00393AFA" w:rsidP="00393AFA" w:rsidRDefault="00931CFB" w14:paraId="12289E30" w14:textId="6F81C2BC" w14:noSpellErr="1">
      <w:pPr>
        <w:pStyle w:val="ListParagraph"/>
        <w:numPr>
          <w:ilvl w:val="0"/>
          <w:numId w:val="14"/>
        </w:numPr>
        <w:spacing w:after="0"/>
        <w:rPr>
          <w:rFonts w:eastAsia="Arial" w:cs="Arial"/>
        </w:rPr>
      </w:pPr>
      <w:r w:rsidRPr="61E34500" w:rsidR="00931CFB">
        <w:rPr>
          <w:rFonts w:eastAsia="Arial" w:cs="Arial"/>
        </w:rPr>
        <w:t xml:space="preserve">Distribution of Emergency supplies and services </w:t>
      </w:r>
      <w:r w:rsidRPr="61E34500" w:rsidR="00C93D80">
        <w:rPr>
          <w:rFonts w:eastAsia="Arial" w:cs="Arial"/>
        </w:rPr>
        <w:t xml:space="preserve">– The provision of life-saving food, water, and sanitation supplies, along with life-sustaining cleaning products, </w:t>
      </w:r>
      <w:r w:rsidRPr="61E34500" w:rsidR="00C93D80">
        <w:rPr>
          <w:rFonts w:eastAsia="Arial" w:cs="Arial"/>
        </w:rPr>
        <w:t>partner</w:t>
      </w:r>
      <w:r w:rsidRPr="61E34500" w:rsidR="00C93D80">
        <w:rPr>
          <w:rFonts w:eastAsia="Arial" w:cs="Arial"/>
        </w:rPr>
        <w:t xml:space="preserve"> services</w:t>
      </w:r>
      <w:r w:rsidRPr="61E34500" w:rsidR="00C93D80">
        <w:rPr>
          <w:rFonts w:eastAsia="Arial" w:cs="Arial"/>
        </w:rPr>
        <w:t xml:space="preserve">, and other essential items to help communities safely clean </w:t>
      </w:r>
      <w:r w:rsidRPr="61E34500" w:rsidR="00C93D80">
        <w:rPr>
          <w:rFonts w:eastAsia="Arial" w:cs="Arial"/>
        </w:rPr>
        <w:t xml:space="preserve">and return to </w:t>
      </w:r>
      <w:r w:rsidRPr="61E34500" w:rsidR="00C93D80">
        <w:rPr>
          <w:rFonts w:eastAsia="Arial" w:cs="Arial"/>
        </w:rPr>
        <w:t>their homes</w:t>
      </w:r>
      <w:r w:rsidRPr="61E34500" w:rsidR="00C93D80">
        <w:rPr>
          <w:rFonts w:eastAsia="Arial" w:cs="Arial"/>
        </w:rPr>
        <w:t>.</w:t>
      </w:r>
    </w:p>
    <w:p w:rsidRPr="00393AFA" w:rsidR="00393AFA" w:rsidP="61E34500" w:rsidRDefault="00393AFA" w14:paraId="0FEC42AC" w14:textId="77777777" w14:noSpellErr="1">
      <w:pPr>
        <w:spacing w:after="0"/>
        <w:rPr>
          <w:rFonts w:eastAsia="Arial" w:cs="Arial"/>
          <w:rPrChange w:author="" w16du:dateUtc="2025-04-28T15:33:00Z" w:id="905350228">
            <w:rPr/>
          </w:rPrChange>
        </w:rPr>
      </w:pPr>
    </w:p>
    <w:p w:rsidRPr="00931CFB" w:rsidR="00931CFB" w:rsidP="61E34500" w:rsidRDefault="00931CFB" w14:paraId="5C61200D" w14:textId="7812BC7D" w14:noSpellErr="1">
      <w:pPr>
        <w:pStyle w:val="ListParagraph"/>
        <w:numPr>
          <w:ilvl w:val="0"/>
          <w:numId w:val="14"/>
        </w:numPr>
        <w:spacing w:after="0"/>
        <w:rPr>
          <w:rFonts w:eastAsia="Arial" w:cs="Arial"/>
          <w:rPrChange w:author="" w16du:dateUtc="2025-04-28T15:06:00Z" w:id="663681977">
            <w:rPr>
              <w:rFonts w:eastAsia="Arial" w:cs="Arial"/>
              <w:b/>
            </w:rPr>
          </w:rPrChange>
        </w:rPr>
      </w:pPr>
      <w:r w:rsidRPr="61E34500" w:rsidR="00931CFB">
        <w:rPr>
          <w:rFonts w:eastAsia="Arial" w:cs="Arial"/>
        </w:rPr>
        <w:t>Reunification -</w:t>
      </w:r>
      <w:r w:rsidRPr="61E34500" w:rsidR="00393AFA">
        <w:rPr>
          <w:rFonts w:eastAsia="Arial" w:cs="Arial"/>
        </w:rPr>
        <w:t xml:space="preserve"> </w:t>
      </w:r>
      <w:r w:rsidRPr="61E34500" w:rsidR="00393AFA">
        <w:rPr>
          <w:rFonts w:eastAsia="Arial" w:cs="Arial"/>
        </w:rPr>
        <w:t xml:space="preserve">Assisting families separated during the disaster by helping them reconnect </w:t>
      </w:r>
      <w:r w:rsidRPr="61E34500" w:rsidR="00393AFA">
        <w:rPr>
          <w:rFonts w:eastAsia="Arial" w:cs="Arial"/>
        </w:rPr>
        <w:t>with loved ones</w:t>
      </w:r>
      <w:r w:rsidRPr="61E34500" w:rsidR="00393AFA">
        <w:rPr>
          <w:rFonts w:eastAsia="Arial" w:cs="Arial"/>
        </w:rPr>
        <w:t>.</w:t>
      </w:r>
    </w:p>
    <w:p w:rsidRPr="00FA439C" w:rsidR="00FA439C" w:rsidP="61E34500" w:rsidRDefault="00FA439C" w14:paraId="6CBC5FBB" w14:textId="0F8D3566" w14:noSpellErr="1">
      <w:pPr/>
    </w:p>
    <w:p w:rsidR="00230B16" w:rsidP="16BBA2C0" w:rsidRDefault="38B24329" w14:paraId="65A3A39D" w14:textId="2A37D9CC">
      <w:pPr>
        <w:pStyle w:val="Heading3"/>
      </w:pPr>
      <w:r>
        <w:lastRenderedPageBreak/>
        <w:t>Initiating Mass Care Services</w:t>
      </w:r>
    </w:p>
    <w:p w:rsidR="00230B16" w:rsidP="16BBA2C0" w:rsidRDefault="38B24329" w14:paraId="4511486D" w14:textId="2EAC28DF">
      <w:pPr>
        <w:rPr>
          <w:rFonts w:eastAsia="Arial" w:cs="Arial"/>
        </w:rPr>
      </w:pPr>
      <w:r w:rsidRPr="61E34500" w:rsidR="38B24329">
        <w:rPr>
          <w:rFonts w:eastAsia="Arial" w:cs="Arial"/>
        </w:rPr>
        <w:t xml:space="preserve">Mass care services are </w:t>
      </w:r>
      <w:r w:rsidRPr="61E34500" w:rsidR="00B61251">
        <w:rPr>
          <w:rFonts w:eastAsia="Arial" w:cs="Arial"/>
        </w:rPr>
        <w:t>designed to address the needs of entire communities</w:t>
      </w:r>
      <w:r w:rsidRPr="61E34500" w:rsidR="38B24329">
        <w:rPr>
          <w:rFonts w:eastAsia="Arial" w:cs="Arial"/>
        </w:rPr>
        <w:t xml:space="preserve">, rather than individual households. The Red Cross initiates </w:t>
      </w:r>
      <w:r w:rsidRPr="61E34500" w:rsidR="00B61251">
        <w:rPr>
          <w:rFonts w:eastAsia="Arial" w:cs="Arial"/>
        </w:rPr>
        <w:t>M</w:t>
      </w:r>
      <w:r w:rsidRPr="61E34500" w:rsidR="00B61251">
        <w:rPr>
          <w:rFonts w:eastAsia="Arial" w:cs="Arial"/>
        </w:rPr>
        <w:t xml:space="preserve">ass </w:t>
      </w:r>
      <w:r w:rsidRPr="61E34500" w:rsidR="00B61251">
        <w:rPr>
          <w:rFonts w:eastAsia="Arial" w:cs="Arial"/>
        </w:rPr>
        <w:t>C</w:t>
      </w:r>
      <w:r w:rsidRPr="61E34500" w:rsidR="00B61251">
        <w:rPr>
          <w:rFonts w:eastAsia="Arial" w:cs="Arial"/>
        </w:rPr>
        <w:t xml:space="preserve">are </w:t>
      </w:r>
      <w:r w:rsidRPr="61E34500" w:rsidR="38B24329">
        <w:rPr>
          <w:rFonts w:eastAsia="Arial" w:cs="Arial"/>
        </w:rPr>
        <w:t xml:space="preserve">services when multiple households are </w:t>
      </w:r>
      <w:r w:rsidRPr="61E34500" w:rsidR="38B24329">
        <w:rPr>
          <w:rFonts w:eastAsia="Arial" w:cs="Arial"/>
        </w:rPr>
        <w:t>impacted</w:t>
      </w:r>
      <w:r w:rsidRPr="61E34500" w:rsidR="38B24329">
        <w:rPr>
          <w:rFonts w:eastAsia="Arial" w:cs="Arial"/>
        </w:rPr>
        <w:t xml:space="preserve"> by </w:t>
      </w:r>
      <w:r w:rsidRPr="61E34500" w:rsidR="009862E7">
        <w:rPr>
          <w:rFonts w:eastAsia="Arial" w:cs="Arial"/>
        </w:rPr>
        <w:t>a</w:t>
      </w:r>
      <w:r w:rsidRPr="61E34500" w:rsidR="009862E7">
        <w:rPr>
          <w:rFonts w:eastAsia="Arial" w:cs="Arial"/>
        </w:rPr>
        <w:t xml:space="preserve"> </w:t>
      </w:r>
      <w:r w:rsidRPr="61E34500" w:rsidR="009862E7">
        <w:rPr>
          <w:rFonts w:eastAsia="Arial" w:cs="Arial"/>
        </w:rPr>
        <w:t>disaster</w:t>
      </w:r>
      <w:r w:rsidRPr="61E34500" w:rsidR="009862E7">
        <w:rPr>
          <w:rFonts w:eastAsia="Arial" w:cs="Arial"/>
        </w:rPr>
        <w:t xml:space="preserve"> </w:t>
      </w:r>
      <w:r w:rsidRPr="61E34500" w:rsidR="38B24329">
        <w:rPr>
          <w:rFonts w:eastAsia="Arial" w:cs="Arial"/>
        </w:rPr>
        <w:t>or there is a threat of impact</w:t>
      </w:r>
      <w:r w:rsidRPr="61E34500" w:rsidR="009862E7">
        <w:rPr>
          <w:rFonts w:eastAsia="Arial" w:cs="Arial"/>
        </w:rPr>
        <w:t xml:space="preserve"> from an impending </w:t>
      </w:r>
      <w:r w:rsidRPr="61E34500" w:rsidR="009862E7">
        <w:rPr>
          <w:rFonts w:eastAsia="Arial" w:cs="Arial"/>
        </w:rPr>
        <w:t>disaster</w:t>
      </w:r>
      <w:r w:rsidRPr="61E34500" w:rsidR="38B24329">
        <w:rPr>
          <w:rFonts w:eastAsia="Arial" w:cs="Arial"/>
        </w:rPr>
        <w:t xml:space="preserve">. </w:t>
      </w:r>
    </w:p>
    <w:p w:rsidR="005E6292" w:rsidP="61E34500" w:rsidRDefault="005E6292" w14:paraId="5EA189D4" w14:textId="04A81745">
      <w:pPr>
        <w:pStyle w:val="Normal"/>
        <w:rPr>
          <w:rFonts w:eastAsia="Arial" w:cs="Arial"/>
        </w:rPr>
      </w:pPr>
      <w:r w:rsidRPr="61E34500" w:rsidR="005E6292">
        <w:rPr>
          <w:rFonts w:eastAsia="Arial" w:cs="Arial"/>
        </w:rPr>
        <w:t>The initiation of mass care services involves several key steps:</w:t>
      </w:r>
    </w:p>
    <w:p w:rsidRPr="002A7472" w:rsidR="002A7472" w:rsidP="61E34500" w:rsidRDefault="002A7472" w14:paraId="22BADD29" w14:textId="17210095" w14:noSpellErr="1">
      <w:pPr>
        <w:pStyle w:val="ListParagraph"/>
        <w:numPr>
          <w:ilvl w:val="0"/>
          <w:numId w:val="16"/>
        </w:numPr>
        <w:spacing w:before="100" w:beforeAutospacing="on" w:after="100" w:afterAutospacing="on" w:line="240" w:lineRule="auto"/>
        <w:rPr>
          <w:rFonts w:eastAsia="Arial" w:cs="Arial"/>
          <w:rPrChange w:author="" w16du:dateUtc="2025-04-28T15:39:00Z" w:id="806813723">
            <w:rPr>
              <w:rFonts w:ascii="Times New Roman" w:hAnsi="Times New Roman" w:eastAsia="Times New Roman" w:cs="Times New Roman"/>
              <w:color w:val="auto"/>
              <w:kern w:val="0"/>
              <w:sz w:val="24"/>
              <w:szCs w:val="24"/>
              <w14:ligatures w14:val="none"/>
            </w:rPr>
          </w:rPrChange>
        </w:rPr>
      </w:pPr>
      <w:r w:rsidRPr="61E34500" w:rsidR="002A7472">
        <w:rPr>
          <w:rFonts w:eastAsia="Arial" w:cs="Arial"/>
          <w:u w:val="single"/>
        </w:rPr>
        <w:t>Clarifying the scope and impact of the disaster</w:t>
      </w:r>
      <w:r w:rsidRPr="61E34500" w:rsidR="002A7472">
        <w:rPr>
          <w:rFonts w:eastAsia="Arial" w:cs="Arial"/>
        </w:rPr>
        <w:t xml:space="preserve"> – Understanding the scale and severity of the disaster to accurately assess the needs of the affected population.</w:t>
      </w:r>
    </w:p>
    <w:p w:rsidRPr="002A7472" w:rsidR="002A7472" w:rsidP="61E34500" w:rsidRDefault="002A7472" w14:paraId="75C32557" w14:textId="6E7D4BE7" w14:noSpellErr="1">
      <w:pPr>
        <w:pStyle w:val="ListParagraph"/>
        <w:numPr>
          <w:ilvl w:val="0"/>
          <w:numId w:val="16"/>
        </w:numPr>
        <w:spacing w:before="100" w:beforeAutospacing="on" w:after="100" w:afterAutospacing="on" w:line="240" w:lineRule="auto"/>
        <w:rPr>
          <w:rFonts w:eastAsia="Arial" w:cs="Arial"/>
          <w:rPrChange w:author="" w16du:dateUtc="2025-04-28T15:39:00Z" w:id="581650334">
            <w:rPr>
              <w:rFonts w:ascii="Times New Roman" w:hAnsi="Times New Roman" w:eastAsia="Times New Roman" w:cs="Times New Roman"/>
              <w:color w:val="auto"/>
              <w:kern w:val="0"/>
              <w:sz w:val="24"/>
              <w:szCs w:val="24"/>
              <w14:ligatures w14:val="none"/>
            </w:rPr>
          </w:rPrChange>
        </w:rPr>
      </w:pPr>
      <w:r w:rsidRPr="61E34500" w:rsidR="002A7472">
        <w:rPr>
          <w:rFonts w:eastAsia="Arial" w:cs="Arial"/>
          <w:u w:val="single"/>
        </w:rPr>
        <w:t>I</w:t>
      </w:r>
      <w:r w:rsidRPr="61E34500" w:rsidR="002A7472">
        <w:rPr>
          <w:rFonts w:eastAsia="Arial" w:cs="Arial"/>
          <w:u w:val="single"/>
        </w:rPr>
        <w:t>dentifying</w:t>
      </w:r>
      <w:r w:rsidRPr="61E34500" w:rsidR="002A7472">
        <w:rPr>
          <w:rFonts w:eastAsia="Arial" w:cs="Arial"/>
          <w:u w:val="single"/>
        </w:rPr>
        <w:t xml:space="preserve"> current and </w:t>
      </w:r>
      <w:r w:rsidRPr="61E34500" w:rsidR="002A7472">
        <w:rPr>
          <w:rFonts w:eastAsia="Arial" w:cs="Arial"/>
          <w:u w:val="single"/>
        </w:rPr>
        <w:t>anticipated</w:t>
      </w:r>
      <w:r w:rsidRPr="61E34500" w:rsidR="002A7472">
        <w:rPr>
          <w:rFonts w:eastAsia="Arial" w:cs="Arial"/>
          <w:u w:val="single"/>
        </w:rPr>
        <w:t xml:space="preserve"> needs</w:t>
      </w:r>
      <w:r w:rsidRPr="61E34500" w:rsidR="002A7472">
        <w:rPr>
          <w:rFonts w:eastAsia="Arial" w:cs="Arial"/>
        </w:rPr>
        <w:t xml:space="preserve"> – Assessing the immediate and future needs of impacted households, including shelter, food, water, and other critical services.</w:t>
      </w:r>
    </w:p>
    <w:p w:rsidRPr="002A7472" w:rsidR="002A7472" w:rsidP="61E34500" w:rsidRDefault="002A7472" w14:paraId="5A7C72B7" w14:textId="74A57BED" w14:noSpellErr="1">
      <w:pPr>
        <w:pStyle w:val="ListParagraph"/>
        <w:numPr>
          <w:ilvl w:val="0"/>
          <w:numId w:val="16"/>
        </w:numPr>
        <w:spacing w:before="100" w:beforeAutospacing="on" w:after="100" w:afterAutospacing="on" w:line="240" w:lineRule="auto"/>
        <w:rPr>
          <w:rFonts w:eastAsia="Arial" w:cs="Arial"/>
          <w:rPrChange w:author="" w16du:dateUtc="2025-04-28T15:39:00Z" w:id="1431146340">
            <w:rPr>
              <w:rFonts w:ascii="Times New Roman" w:hAnsi="Times New Roman" w:eastAsia="Times New Roman" w:cs="Times New Roman"/>
              <w:color w:val="auto"/>
              <w:kern w:val="0"/>
              <w:sz w:val="24"/>
              <w:szCs w:val="24"/>
              <w14:ligatures w14:val="none"/>
            </w:rPr>
          </w:rPrChange>
        </w:rPr>
      </w:pPr>
      <w:r w:rsidRPr="61E34500" w:rsidR="002A7472">
        <w:rPr>
          <w:rFonts w:eastAsia="Arial" w:cs="Arial"/>
          <w:u w:val="single"/>
        </w:rPr>
        <w:t>Providing mass care services</w:t>
      </w:r>
      <w:r w:rsidRPr="61E34500" w:rsidR="002A7472">
        <w:rPr>
          <w:rFonts w:eastAsia="Arial" w:cs="Arial"/>
        </w:rPr>
        <w:t xml:space="preserve"> – Delivering essential services to the affected population based on the identified needs. This may include sheltering, feeding, health services, and more.</w:t>
      </w:r>
    </w:p>
    <w:p w:rsidRPr="002A7472" w:rsidR="002A7472" w:rsidP="002A7472" w:rsidRDefault="005A6580" w14:paraId="57E4E279" w14:textId="648E9F7D" w14:noSpellErr="1">
      <w:pPr>
        <w:rPr>
          <w:rFonts w:eastAsia="Arial" w:cs="Arial"/>
          <w:rPrChange w:author="" w16du:dateUtc="2025-04-28T15:39:00Z" w:id="1626461400">
            <w:rPr/>
          </w:rPrChange>
        </w:rPr>
      </w:pPr>
      <w:r w:rsidRPr="61E34500" w:rsidR="005A6580">
        <w:rPr>
          <w:rFonts w:eastAsia="Arial" w:cs="Arial"/>
        </w:rPr>
        <w:t xml:space="preserve">Through this process, the Red Cross, in coordination with local governments and other stakeholders, ensures that all people affected by the disaster receive </w:t>
      </w:r>
      <w:r w:rsidRPr="61E34500" w:rsidR="005A6580">
        <w:rPr>
          <w:rFonts w:eastAsia="Arial" w:cs="Arial"/>
        </w:rPr>
        <w:t>appropriate</w:t>
      </w:r>
      <w:r w:rsidRPr="61E34500" w:rsidR="005A6580">
        <w:rPr>
          <w:rFonts w:eastAsia="Arial" w:cs="Arial"/>
        </w:rPr>
        <w:t xml:space="preserve">, </w:t>
      </w:r>
      <w:r w:rsidRPr="61E34500" w:rsidR="005A6580">
        <w:rPr>
          <w:rFonts w:eastAsia="Arial" w:cs="Arial"/>
        </w:rPr>
        <w:t>equitable</w:t>
      </w:r>
      <w:r w:rsidRPr="61E34500" w:rsidR="005A6580">
        <w:rPr>
          <w:rFonts w:eastAsia="Arial" w:cs="Arial"/>
        </w:rPr>
        <w:t xml:space="preserve">, and </w:t>
      </w:r>
      <w:r w:rsidRPr="61E34500" w:rsidR="005A6580">
        <w:rPr>
          <w:rFonts w:eastAsia="Arial" w:cs="Arial"/>
        </w:rPr>
        <w:t>timely</w:t>
      </w:r>
      <w:r w:rsidRPr="61E34500" w:rsidR="005A6580">
        <w:rPr>
          <w:rFonts w:eastAsia="Arial" w:cs="Arial"/>
        </w:rPr>
        <w:t xml:space="preserve"> services.</w:t>
      </w:r>
    </w:p>
    <w:p w:rsidR="00230B16" w:rsidP="42F39E29" w:rsidRDefault="38B24329" w14:paraId="4A482923" w14:textId="3B7A2C1B">
      <w:pPr>
        <w:pStyle w:val="Heading2"/>
        <w:ind w:left="0"/>
        <w:rPr>
          <w:rFonts w:eastAsia="Arial" w:cs="Arial"/>
        </w:rPr>
      </w:pPr>
      <w:r w:rsidRPr="42F39E29" w:rsidR="38B24329">
        <w:rPr>
          <w:rFonts w:eastAsia="Arial" w:cs="Arial"/>
        </w:rPr>
        <w:t>Triggers for Initiating Mass Care Services</w:t>
      </w:r>
    </w:p>
    <w:p w:rsidR="00230B16" w:rsidP="16BBA2C0" w:rsidRDefault="38B24329" w14:paraId="522999DB" w14:textId="32B73668">
      <w:pPr>
        <w:rPr>
          <w:rFonts w:eastAsia="Arial" w:cs="Arial"/>
        </w:rPr>
      </w:pPr>
      <w:r w:rsidRPr="61E34500" w:rsidR="38B24329">
        <w:rPr>
          <w:rFonts w:eastAsia="Arial" w:cs="Arial"/>
        </w:rPr>
        <w:t>Disaster leaders evaluate the following triggers</w:t>
      </w:r>
      <w:r w:rsidRPr="61E34500" w:rsidR="009E3E6B">
        <w:rPr>
          <w:rFonts w:eastAsia="Arial" w:cs="Arial"/>
        </w:rPr>
        <w:t>,</w:t>
      </w:r>
      <w:r w:rsidRPr="61E34500" w:rsidR="38B24329">
        <w:rPr>
          <w:rFonts w:eastAsia="Arial" w:cs="Arial"/>
        </w:rPr>
        <w:t xml:space="preserve"> </w:t>
      </w:r>
      <w:r w:rsidRPr="61E34500" w:rsidR="005A6580">
        <w:rPr>
          <w:rFonts w:eastAsia="Arial" w:cs="Arial"/>
        </w:rPr>
        <w:t>which may</w:t>
      </w:r>
      <w:r w:rsidRPr="61E34500" w:rsidR="009E3E6B">
        <w:rPr>
          <w:rFonts w:eastAsia="Arial" w:cs="Arial"/>
        </w:rPr>
        <w:t xml:space="preserve"> result in the Red Cross </w:t>
      </w:r>
      <w:r w:rsidRPr="61E34500" w:rsidR="38B24329">
        <w:rPr>
          <w:rFonts w:eastAsia="Arial" w:cs="Arial"/>
        </w:rPr>
        <w:t>initiating mass care services:</w:t>
      </w:r>
    </w:p>
    <w:p w:rsidR="00230B16" w:rsidP="61E34500" w:rsidRDefault="009E3E6B" w14:paraId="5A717B71" w14:textId="29567D3A">
      <w:pPr>
        <w:pStyle w:val="Normal"/>
        <w:numPr>
          <w:ilvl w:val="0"/>
          <w:numId w:val="2"/>
        </w:numPr>
        <w:spacing w:after="120"/>
        <w:rPr>
          <w:rFonts w:eastAsia="Arial" w:cs="Arial"/>
          <w:color w:val="000000" w:themeColor="text1" w:themeTint="FF" w:themeShade="FF"/>
          <w:sz w:val="22"/>
          <w:szCs w:val="22"/>
        </w:rPr>
      </w:pPr>
      <w:r w:rsidRPr="61E34500" w:rsidR="009E3E6B">
        <w:rPr>
          <w:rFonts w:eastAsia="Arial" w:cs="Arial"/>
        </w:rPr>
        <w:t>A significant</w:t>
      </w:r>
      <w:r w:rsidRPr="61E34500" w:rsidR="38B24329">
        <w:rPr>
          <w:rFonts w:eastAsia="Arial" w:cs="Arial"/>
        </w:rPr>
        <w:t xml:space="preserve"> number of individuals or households </w:t>
      </w:r>
      <w:r w:rsidRPr="61E34500" w:rsidR="0026103C">
        <w:rPr>
          <w:rFonts w:eastAsia="Arial" w:cs="Arial"/>
        </w:rPr>
        <w:t xml:space="preserve">are </w:t>
      </w:r>
      <w:r w:rsidRPr="61E34500" w:rsidR="38B24329">
        <w:rPr>
          <w:rFonts w:eastAsia="Arial" w:cs="Arial"/>
        </w:rPr>
        <w:t>expected to be displaced</w:t>
      </w:r>
      <w:r w:rsidRPr="61E34500" w:rsidR="38B24329">
        <w:rPr>
          <w:rFonts w:eastAsia="Arial" w:cs="Arial"/>
        </w:rPr>
        <w:t>.</w:t>
      </w:r>
    </w:p>
    <w:p w:rsidR="00230B16" w:rsidP="16BBA2C0" w:rsidRDefault="38B24329" w14:paraId="39C47256" w14:textId="793EBA90">
      <w:pPr>
        <w:pStyle w:val="ListParagraph"/>
        <w:numPr>
          <w:ilvl w:val="0"/>
          <w:numId w:val="2"/>
        </w:numPr>
        <w:spacing w:after="120"/>
        <w:rPr>
          <w:rFonts w:eastAsia="Arial" w:cs="Arial"/>
        </w:rPr>
      </w:pPr>
      <w:r w:rsidRPr="4271D1D5">
        <w:rPr>
          <w:rFonts w:eastAsia="Arial" w:cs="Arial"/>
        </w:rPr>
        <w:t>Evacuations are expected, ordered, or occurring.</w:t>
      </w:r>
    </w:p>
    <w:p w:rsidR="00230B16" w:rsidP="16BBA2C0" w:rsidRDefault="38B24329" w14:paraId="143ADA4D" w14:textId="0DF416D4">
      <w:pPr>
        <w:pStyle w:val="ListParagraph"/>
        <w:numPr>
          <w:ilvl w:val="0"/>
          <w:numId w:val="2"/>
        </w:numPr>
        <w:spacing w:after="120"/>
        <w:rPr>
          <w:rFonts w:eastAsia="Arial" w:cs="Arial"/>
        </w:rPr>
      </w:pPr>
      <w:r w:rsidRPr="61E34500" w:rsidR="38B24329">
        <w:rPr>
          <w:rFonts w:eastAsia="Arial" w:cs="Arial"/>
        </w:rPr>
        <w:t xml:space="preserve">Government and/or community resources are unable to meet </w:t>
      </w:r>
      <w:r w:rsidRPr="61E34500" w:rsidR="009E3E6B">
        <w:rPr>
          <w:rFonts w:eastAsia="Arial" w:cs="Arial"/>
        </w:rPr>
        <w:t xml:space="preserve">the </w:t>
      </w:r>
      <w:r w:rsidRPr="61E34500" w:rsidR="009E3E6B">
        <w:rPr>
          <w:rFonts w:eastAsia="Arial" w:cs="Arial"/>
        </w:rPr>
        <w:t>basic needs of a community</w:t>
      </w:r>
      <w:r w:rsidRPr="61E34500" w:rsidR="38B24329">
        <w:rPr>
          <w:rFonts w:eastAsia="Arial" w:cs="Arial"/>
        </w:rPr>
        <w:t>.</w:t>
      </w:r>
    </w:p>
    <w:p w:rsidR="00230B16" w:rsidP="61E34500" w:rsidRDefault="38B24329" w14:paraId="0E098E50" w14:textId="11286C57">
      <w:pPr>
        <w:pStyle w:val="Normal"/>
        <w:numPr>
          <w:ilvl w:val="0"/>
          <w:numId w:val="2"/>
        </w:numPr>
        <w:spacing w:after="120"/>
        <w:rPr>
          <w:rFonts w:eastAsia="Arial" w:cs="Arial"/>
          <w:color w:val="000000" w:themeColor="text1" w:themeTint="FF" w:themeShade="FF"/>
          <w:sz w:val="22"/>
          <w:szCs w:val="22"/>
        </w:rPr>
      </w:pPr>
      <w:r w:rsidRPr="61E34500" w:rsidR="38B24329">
        <w:rPr>
          <w:rFonts w:eastAsia="Arial" w:cs="Arial"/>
        </w:rPr>
        <w:t>Local officials or community organizations request support from the Red Cross.</w:t>
      </w:r>
    </w:p>
    <w:p w:rsidR="4271D1D5" w:rsidP="61E34500" w:rsidRDefault="4271D1D5" w14:paraId="6E134E76" w14:noSpellErr="1" w14:textId="265F1BC9">
      <w:pPr>
        <w:pStyle w:val="Normal"/>
        <w:rPr>
          <w:rFonts w:eastAsia="Arial" w:cs="Arial"/>
        </w:rPr>
      </w:pPr>
    </w:p>
    <w:p w:rsidR="00406286" w:rsidP="00406286" w:rsidRDefault="00406286" w14:paraId="31FF7B48" w14:textId="772E4FD6">
      <w:pPr>
        <w:pStyle w:val="Heading2"/>
      </w:pPr>
      <w:r w:rsidR="00406286">
        <w:rPr/>
        <w:t>Related Resources</w:t>
      </w:r>
    </w:p>
    <w:p w:rsidR="00212351" w:rsidP="00212351" w:rsidRDefault="00212351" w14:paraId="500FC24E" w14:textId="452AFAC0">
      <w:pPr>
        <w:pStyle w:val="ListParagraph"/>
        <w:numPr>
          <w:ilvl w:val="0"/>
          <w:numId w:val="11"/>
        </w:numPr>
      </w:pPr>
      <w:r>
        <w:t>Mass Care Standards</w:t>
      </w:r>
    </w:p>
    <w:p w:rsidR="00212351" w:rsidP="00212351" w:rsidRDefault="00E84A73" w14:paraId="7315E294" w14:textId="12F57ACB">
      <w:pPr>
        <w:pStyle w:val="ListParagraph"/>
        <w:numPr>
          <w:ilvl w:val="0"/>
          <w:numId w:val="11"/>
        </w:numPr>
      </w:pPr>
      <w:r>
        <w:t>Initiating Mass Care Services</w:t>
      </w:r>
    </w:p>
    <w:p w:rsidR="00E84A73" w:rsidP="00212351" w:rsidRDefault="00E84A73" w14:paraId="15177E56" w14:textId="76D35693">
      <w:pPr>
        <w:pStyle w:val="ListParagraph"/>
        <w:numPr>
          <w:ilvl w:val="0"/>
          <w:numId w:val="11"/>
        </w:numPr>
      </w:pPr>
      <w:r>
        <w:t xml:space="preserve">Mass Care Roles </w:t>
      </w:r>
      <w:r w:rsidR="0061624D">
        <w:t>and Reporting</w:t>
      </w:r>
    </w:p>
    <w:p w:rsidR="00406286" w:rsidP="4271D1D5" w:rsidRDefault="00406286" w14:paraId="46AA9D65" w14:textId="5D8B9CEB">
      <w:pPr>
        <w:pStyle w:val="ListParagraph"/>
        <w:numPr>
          <w:ilvl w:val="0"/>
          <w:numId w:val="11"/>
        </w:numPr>
      </w:pPr>
      <w:r>
        <w:t>Sheltering Overview</w:t>
      </w:r>
    </w:p>
    <w:p w:rsidR="00406286" w:rsidP="4271D1D5" w:rsidRDefault="00406286" w14:paraId="03C14C56" w14:textId="12817766">
      <w:pPr>
        <w:pStyle w:val="ListParagraph"/>
        <w:numPr>
          <w:ilvl w:val="0"/>
          <w:numId w:val="11"/>
        </w:numPr>
      </w:pPr>
      <w:r>
        <w:t>Feeding Overview</w:t>
      </w:r>
    </w:p>
    <w:p w:rsidR="00406286" w:rsidP="4271D1D5" w:rsidRDefault="00406286" w14:paraId="45F5CE08" w14:textId="62706EC5">
      <w:pPr>
        <w:pStyle w:val="ListParagraph"/>
        <w:numPr>
          <w:ilvl w:val="0"/>
          <w:numId w:val="11"/>
        </w:numPr>
      </w:pPr>
      <w:r>
        <w:t>Reunification Overview</w:t>
      </w:r>
    </w:p>
    <w:p w:rsidR="00406286" w:rsidP="4271D1D5" w:rsidRDefault="00C255AC" w14:paraId="5CEC6DDF" w14:textId="296C4871">
      <w:pPr>
        <w:pStyle w:val="ListParagraph"/>
        <w:numPr>
          <w:ilvl w:val="0"/>
          <w:numId w:val="11"/>
        </w:numPr>
      </w:pPr>
      <w:r>
        <w:t>Shelter Resident Transition Overview</w:t>
      </w:r>
    </w:p>
    <w:p w:rsidR="00C255AC" w:rsidP="4271D1D5" w:rsidRDefault="00C255AC" w14:paraId="2CBF594B" w14:textId="6E8DF7D9">
      <w:pPr>
        <w:pStyle w:val="ListParagraph"/>
        <w:numPr>
          <w:ilvl w:val="0"/>
          <w:numId w:val="11"/>
        </w:numPr>
      </w:pPr>
      <w:r>
        <w:t>Distribution of Emergency Supplies Overview</w:t>
      </w:r>
    </w:p>
    <w:p w:rsidR="00C255AC" w:rsidP="4271D1D5" w:rsidRDefault="00C255AC" w14:paraId="578EEF54" w14:textId="62930A15">
      <w:pPr>
        <w:pStyle w:val="ListParagraph"/>
        <w:numPr>
          <w:ilvl w:val="0"/>
          <w:numId w:val="11"/>
        </w:numPr>
      </w:pPr>
      <w:r>
        <w:t>Household Pet Support Overview</w:t>
      </w:r>
    </w:p>
    <w:p w:rsidRPr="00406286" w:rsidR="00C255AC" w:rsidP="4271D1D5" w:rsidRDefault="00C255AC" w14:paraId="00C43D10" w14:textId="60D4BB9B">
      <w:pPr>
        <w:pStyle w:val="ListParagraph"/>
        <w:numPr>
          <w:ilvl w:val="0"/>
          <w:numId w:val="11"/>
        </w:numPr>
      </w:pPr>
      <w:r>
        <w:t>Unsolicited Donations Management Overview</w:t>
      </w:r>
    </w:p>
    <w:p w:rsidR="00406286" w:rsidP="00E84A73" w:rsidRDefault="00406286" w14:paraId="31293B18" w14:textId="77777777">
      <w:pPr>
        <w:pStyle w:val="Heading2"/>
      </w:pPr>
      <w:r>
        <w:lastRenderedPageBreak/>
        <w:t>Questions?</w:t>
      </w:r>
    </w:p>
    <w:p w:rsidRPr="00E84A73" w:rsidR="00E84A73" w:rsidP="00E84A73" w:rsidRDefault="004C3AD1" w14:paraId="128B5603" w14:textId="2E8B8E84">
      <w:r>
        <w:t xml:space="preserve">For questions about Mass Care activities, refer to the resources above. </w:t>
      </w:r>
      <w:r w:rsidR="00270F48">
        <w:t xml:space="preserve">For additional assistance, contact </w:t>
      </w:r>
      <w:ins w:author="White, Kevin" w:date="2025-03-07T22:25:00Z" w:id="288">
        <w:r>
          <w:fldChar w:fldCharType="begin"/>
        </w:r>
        <w:r>
          <w:instrText xml:space="preserve">HYPERLINK "mailto:Masscare@redcross.org" </w:instrText>
        </w:r>
        <w:r>
          <w:fldChar w:fldCharType="separate"/>
        </w:r>
      </w:ins>
      <w:r w:rsidR="7B7383DF">
        <w:t>Masscare</w:t>
      </w:r>
      <w:r w:rsidRPr="4271D1D5" w:rsidR="00270F48">
        <w:rPr>
          <w:rStyle w:val="Hyperlink"/>
        </w:rPr>
        <w:t>@redcross.org</w:t>
      </w:r>
      <w:r>
        <w:fldChar w:fldCharType="end"/>
      </w:r>
      <w:r w:rsidR="5470D824">
        <w:t>.</w:t>
      </w:r>
    </w:p>
    <w:p w:rsidR="00C255AC" w:rsidP="00406286" w:rsidRDefault="00C255AC" w14:paraId="7196A5ED" w14:textId="77777777"/>
    <w:p w:rsidR="009E04C7" w:rsidRDefault="009E04C7" w14:paraId="57695B38" w14:textId="15CCDB91"/>
    <w:sectPr w:rsidR="009E04C7" w:rsidSect="00FA7211">
      <w:headerReference w:type="default" r:id="rId14"/>
      <w:footerReference w:type="default" r:id="rId15"/>
      <w:pgSz w:w="12240" w:h="15840" w:orient="portrait"/>
      <w:pgMar w:top="1008" w:right="1008" w:bottom="1440" w:left="1008" w:header="720" w:footer="432" w:gutter="0"/>
      <w:cols w:space="720"/>
      <w:docGrid w:linePitch="360"/>
      <w:sectPrChange w:author="Alvelda, Stephanie" w:date="2025-02-20T13:14:00Z" w16du:dateUtc="2025-02-20T21:14:00Z" w:id="289">
        <w:sectPr w:rsidR="009E04C7" w:rsidSect="00FA7211">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A" w:author="Alvelda, Stephanie" w:date="2025-02-20T13:19:00Z" w:id="2">
    <w:p w:rsidR="006C4EC6" w:rsidP="006C4EC6" w:rsidRDefault="006C4EC6" w14:paraId="52A3EAED" w14:textId="77777777">
      <w:r>
        <w:rPr>
          <w:rStyle w:val="CommentReference"/>
        </w:rPr>
        <w:annotationRef/>
      </w:r>
      <w:r>
        <w:rPr>
          <w:color w:val="000000"/>
          <w:sz w:val="20"/>
          <w:szCs w:val="20"/>
        </w:rPr>
        <w:t>Should we use Group or Program when speaking of Mass Care? (In the past, Sheltering was considered a program, so using Group and Activity may side-step the question/issue?)</w:t>
      </w:r>
    </w:p>
  </w:comment>
  <w:comment w:initials="WK" w:author="White, Kevin" w:date="2025-03-07T16:03:00Z" w:id="3">
    <w:p w:rsidR="00165C0B" w:rsidRDefault="00000000" w14:paraId="0179FA8B" w14:textId="0310E8E9">
      <w:pPr>
        <w:pStyle w:val="CommentText"/>
      </w:pPr>
      <w:r>
        <w:rPr>
          <w:rStyle w:val="CommentReference"/>
        </w:rPr>
        <w:annotationRef/>
      </w:r>
      <w:r w:rsidRPr="35BBCB9E">
        <w:t>Mass Care Steady State in my mind is a Program, and operationally it is a group (according to con-ops). Sheltering is an acivity within the program/group</w:t>
      </w:r>
    </w:p>
  </w:comment>
  <w:comment w:initials="SA" w:author="Alvelda, Stephanie" w:date="2025-02-07T13:38:00Z" w:id="38">
    <w:p w:rsidR="007F6F5B" w:rsidP="007F6F5B" w:rsidRDefault="007F6F5B" w14:paraId="436156DF" w14:textId="2A7E713A">
      <w:r>
        <w:rPr>
          <w:rStyle w:val="CommentReference"/>
        </w:rPr>
        <w:annotationRef/>
      </w:r>
      <w:r>
        <w:rPr>
          <w:color w:val="000000"/>
          <w:sz w:val="20"/>
          <w:szCs w:val="20"/>
        </w:rPr>
        <w:t>Isn’t one of our goals to provide these services in collaboration with partners?</w:t>
      </w:r>
    </w:p>
  </w:comment>
  <w:comment w:initials="WK" w:author="White, Kevin" w:date="2025-03-07T16:06:00Z" w:id="39">
    <w:p w:rsidR="00165C0B" w:rsidRDefault="00000000" w14:paraId="7BEFAC62" w14:textId="22B9D46E">
      <w:pPr>
        <w:pStyle w:val="CommentText"/>
      </w:pPr>
      <w:r>
        <w:rPr>
          <w:rStyle w:val="CommentReference"/>
        </w:rPr>
        <w:annotationRef/>
      </w:r>
      <w:r w:rsidRPr="4114B879">
        <w:t xml:space="preserve">I think thats a tactic that supports how we achieve the goals, but not necessarily a goal itself </w:t>
      </w:r>
    </w:p>
  </w:comment>
  <w:comment w:initials="SA" w:author="Alvelda, Stephanie" w:date="2025-02-07T13:13:00Z" w:id="42">
    <w:p w:rsidR="00745FFD" w:rsidP="00745FFD" w:rsidRDefault="00745FFD" w14:paraId="22C03F10" w14:textId="77777777">
      <w:r>
        <w:rPr>
          <w:rStyle w:val="CommentReference"/>
        </w:rPr>
        <w:annotationRef/>
      </w:r>
      <w:r>
        <w:rPr>
          <w:color w:val="000000"/>
          <w:sz w:val="20"/>
          <w:szCs w:val="20"/>
        </w:rPr>
        <w:t>I don’t know what this means. Mass services are available to people who ask for them? Mass care services are available when partners ask for them? Mass care services are available when needed?</w:t>
      </w:r>
    </w:p>
  </w:comment>
  <w:comment w:initials="WK" w:author="White, Kevin" w:date="2025-03-07T16:13:00Z" w:id="43">
    <w:p w:rsidR="00165C0B" w:rsidRDefault="00000000" w14:paraId="66395502" w14:textId="57BE6177">
      <w:pPr>
        <w:pStyle w:val="CommentText"/>
      </w:pPr>
      <w:r>
        <w:rPr>
          <w:rStyle w:val="CommentReference"/>
        </w:rPr>
        <w:annotationRef/>
      </w:r>
      <w:r w:rsidRPr="38FA6F42">
        <w:t>Correct, during evacuations we do not verify that the service is needed we just provide it. Ie. during an apartment fire, we open a Evac Center regardelss of damage etc. As we the disaster sustains and we get more information on damage, we help those who can go back home go back</w:t>
      </w:r>
    </w:p>
  </w:comment>
  <w:comment w:initials="SA" w:author="Alvelda, Stephanie" w:date="2025-02-07T13:16:00Z" w:id="40">
    <w:p w:rsidR="00D54AA5" w:rsidP="00D54AA5" w:rsidRDefault="00D54AA5" w14:paraId="456B3161" w14:textId="77777777">
      <w:r>
        <w:rPr>
          <w:rStyle w:val="CommentReference"/>
        </w:rPr>
        <w:annotationRef/>
      </w:r>
      <w:r>
        <w:rPr>
          <w:color w:val="000000"/>
          <w:sz w:val="20"/>
          <w:szCs w:val="20"/>
        </w:rPr>
        <w:t>This entire bullet presumes a major disaster. Are these applicable to Level 1-2 disaster responses?</w:t>
      </w:r>
    </w:p>
  </w:comment>
  <w:comment w:initials="WK" w:author="White, Kevin" w:date="2025-03-07T16:08:00Z" w:id="41">
    <w:p w:rsidR="00165C0B" w:rsidRDefault="00000000" w14:paraId="29EB0D34" w14:textId="15163AB0">
      <w:pPr>
        <w:pStyle w:val="CommentText"/>
      </w:pPr>
      <w:r>
        <w:rPr>
          <w:rStyle w:val="CommentReference"/>
        </w:rPr>
        <w:annotationRef/>
      </w:r>
      <w:r w:rsidRPr="2C61D95B">
        <w:t>There are evacuations on level 1 and 2 disasters. They are localized but do exist. An example, an apartment has a fire, the FD will evacuate the whole apartment to fire the fire in the impacted</w:t>
      </w:r>
    </w:p>
    <w:p w:rsidR="00165C0B" w:rsidRDefault="00000000" w14:paraId="288D3C5A" w14:textId="0058A1F2">
      <w:pPr>
        <w:pStyle w:val="CommentText"/>
      </w:pPr>
      <w:r w:rsidRPr="628095A7">
        <w:t xml:space="preserve"> unit. </w:t>
      </w:r>
    </w:p>
  </w:comment>
  <w:comment w:initials="SA" w:author="Alvelda, Stephanie" w:date="2025-02-07T13:28:00Z" w:id="44">
    <w:p w:rsidR="00C20BEE" w:rsidP="00C20BEE" w:rsidRDefault="00CC79A6" w14:paraId="379A4436" w14:textId="77777777">
      <w:r>
        <w:rPr>
          <w:rStyle w:val="CommentReference"/>
        </w:rPr>
        <w:annotationRef/>
      </w:r>
      <w:r w:rsidR="00C20BEE">
        <w:rPr>
          <w:sz w:val="20"/>
          <w:szCs w:val="20"/>
        </w:rPr>
        <w:t>Do we need to STATE that at what level/what size disaster/ number of people affected cause mass care services to be initiated? If this is stated elsewhere, this would be a good place to link. This article should provide or link to EVERYTHING a leader needs to understand and direct/manage/or make decisions about Mass Care activities. For instance, if a community leader asks an RE to provide services, this article should let them know what is in/out of scope OR we should make it clear where they need to go to get that information (link).</w:t>
      </w:r>
    </w:p>
  </w:comment>
  <w:comment w:initials="WK" w:author="White, Kevin" w:date="2025-03-07T16:19:00Z" w:id="45">
    <w:p w:rsidR="00165C0B" w:rsidRDefault="00000000" w14:paraId="5D685765" w14:textId="475EC9BC">
      <w:pPr>
        <w:pStyle w:val="CommentText"/>
      </w:pPr>
      <w:r>
        <w:rPr>
          <w:rStyle w:val="CommentReference"/>
        </w:rPr>
        <w:annotationRef/>
      </w:r>
      <w:r w:rsidRPr="67D56FA2">
        <w:t xml:space="preserve">This should apply to all disaster levels. As Mass Care is delivered on every DR. I think adding the initiating MC document under here will help make this document stronger. </w:t>
      </w:r>
    </w:p>
  </w:comment>
</w:comments>
</file>

<file path=word/commentsExtended.xml><?xml version="1.0" encoding="utf-8"?>
<w15:commentsEx xmlns:mc="http://schemas.openxmlformats.org/markup-compatibility/2006" xmlns:w15="http://schemas.microsoft.com/office/word/2012/wordml" mc:Ignorable="w15">
  <w15:commentEx w15:done="1" w15:paraId="52A3EAED"/>
  <w15:commentEx w15:done="1" w15:paraId="0179FA8B" w15:paraIdParent="52A3EAED"/>
  <w15:commentEx w15:done="1" w15:paraId="436156DF"/>
  <w15:commentEx w15:done="1" w15:paraId="7BEFAC62" w15:paraIdParent="436156DF"/>
  <w15:commentEx w15:done="1" w15:paraId="22C03F10"/>
  <w15:commentEx w15:done="1" w15:paraId="66395502" w15:paraIdParent="22C03F10"/>
  <w15:commentEx w15:done="1" w15:paraId="456B3161"/>
  <w15:commentEx w15:done="1" w15:paraId="288D3C5A" w15:paraIdParent="456B3161"/>
  <w15:commentEx w15:done="1" w15:paraId="379A4436"/>
  <w15:commentEx w15:done="1" w15:paraId="5D685765" w15:paraIdParent="379A443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4B48C8" w16cex:dateUtc="2025-02-20T21:19:00Z"/>
  <w16cex:commentExtensible w16cex:durableId="7A1021F4" w16cex:dateUtc="2025-03-07T22:03:00Z"/>
  <w16cex:commentExtensible w16cex:durableId="03F328A2" w16cex:dateUtc="2025-02-07T21:38:00Z"/>
  <w16cex:commentExtensible w16cex:durableId="067831D7" w16cex:dateUtc="2025-03-07T22:06:00Z"/>
  <w16cex:commentExtensible w16cex:durableId="5A53F5C5" w16cex:dateUtc="2025-02-07T21:13:00Z"/>
  <w16cex:commentExtensible w16cex:durableId="7E0CE99C" w16cex:dateUtc="2025-03-07T22:13:00Z"/>
  <w16cex:commentExtensible w16cex:durableId="64EC6A63" w16cex:dateUtc="2025-02-07T21:16:00Z"/>
  <w16cex:commentExtensible w16cex:durableId="297C01E0" w16cex:dateUtc="2025-03-07T22:08:00Z"/>
  <w16cex:commentExtensible w16cex:durableId="17E520EC" w16cex:dateUtc="2025-02-07T21:28:00Z"/>
  <w16cex:commentExtensible w16cex:durableId="6BBAA36B" w16cex:dateUtc="2025-03-07T22:19:00Z"/>
</w16cex:commentsExtensible>
</file>

<file path=word/commentsIds.xml><?xml version="1.0" encoding="utf-8"?>
<w16cid:commentsIds xmlns:mc="http://schemas.openxmlformats.org/markup-compatibility/2006" xmlns:w16cid="http://schemas.microsoft.com/office/word/2016/wordml/cid" mc:Ignorable="w16cid">
  <w16cid:commentId w16cid:paraId="52A3EAED" w16cid:durableId="584B48C8"/>
  <w16cid:commentId w16cid:paraId="0179FA8B" w16cid:durableId="7A1021F4"/>
  <w16cid:commentId w16cid:paraId="436156DF" w16cid:durableId="03F328A2"/>
  <w16cid:commentId w16cid:paraId="7BEFAC62" w16cid:durableId="067831D7"/>
  <w16cid:commentId w16cid:paraId="22C03F10" w16cid:durableId="5A53F5C5"/>
  <w16cid:commentId w16cid:paraId="66395502" w16cid:durableId="7E0CE99C"/>
  <w16cid:commentId w16cid:paraId="456B3161" w16cid:durableId="64EC6A63"/>
  <w16cid:commentId w16cid:paraId="288D3C5A" w16cid:durableId="297C01E0"/>
  <w16cid:commentId w16cid:paraId="379A4436" w16cid:durableId="17E520EC"/>
  <w16cid:commentId w16cid:paraId="5D685765" w16cid:durableId="6BBAA3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72EE" w:rsidP="00E573A8" w:rsidRDefault="006E72EE" w14:paraId="098356D8" w14:textId="77777777">
      <w:pPr>
        <w:spacing w:line="240" w:lineRule="auto"/>
      </w:pPr>
      <w:r>
        <w:separator/>
      </w:r>
    </w:p>
  </w:endnote>
  <w:endnote w:type="continuationSeparator" w:id="0">
    <w:p w:rsidR="006E72EE" w:rsidP="00E573A8" w:rsidRDefault="006E72EE" w14:paraId="43CF874B" w14:textId="77777777">
      <w:pPr>
        <w:spacing w:line="240" w:lineRule="auto"/>
      </w:pPr>
      <w:r>
        <w:continuationSeparator/>
      </w:r>
    </w:p>
  </w:endnote>
  <w:endnote w:type="continuationNotice" w:id="1">
    <w:p w:rsidR="006E72EE" w:rsidRDefault="006E72EE" w14:paraId="3357FD5B"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73A8" w:rsidRDefault="4271D1D5" w14:paraId="426F33EB" w14:textId="607131E2">
    <w:pPr>
      <w:pStyle w:val="Footer"/>
    </w:pPr>
    <w:r>
      <w:t>MC Mass Care Program Overview V.0.x 2025-02-20</w:t>
    </w:r>
  </w:p>
  <w:p w:rsidR="00E573A8" w:rsidRDefault="4271D1D5" w14:paraId="76B9B1F7" w14:textId="17BD7E21">
    <w:pPr>
      <w:pStyle w:val="Footer"/>
    </w:pPr>
    <w:r>
      <w:t>Owner: Disaster Cycle Services</w:t>
    </w:r>
  </w:p>
  <w:p w:rsidR="00FA7211" w:rsidRDefault="4271D1D5" w14:paraId="041721B8" w14:textId="2C93D83B">
    <w:pPr>
      <w:pStyle w:val="Footer"/>
    </w:pPr>
    <w:r>
      <w:t>Author: Mass 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72EE" w:rsidP="00E573A8" w:rsidRDefault="006E72EE" w14:paraId="5B6E1B33" w14:textId="77777777">
      <w:pPr>
        <w:spacing w:line="240" w:lineRule="auto"/>
      </w:pPr>
      <w:r>
        <w:separator/>
      </w:r>
    </w:p>
  </w:footnote>
  <w:footnote w:type="continuationSeparator" w:id="0">
    <w:p w:rsidR="006E72EE" w:rsidP="00E573A8" w:rsidRDefault="006E72EE" w14:paraId="351B9B64" w14:textId="77777777">
      <w:pPr>
        <w:spacing w:line="240" w:lineRule="auto"/>
      </w:pPr>
      <w:r>
        <w:continuationSeparator/>
      </w:r>
    </w:p>
  </w:footnote>
  <w:footnote w:type="continuationNotice" w:id="1">
    <w:p w:rsidR="006E72EE" w:rsidRDefault="006E72EE" w14:paraId="4C0D56F4"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5"/>
      <w:gridCol w:w="3405"/>
      <w:gridCol w:w="3405"/>
    </w:tblGrid>
    <w:tr w:rsidR="4271D1D5" w:rsidTr="4271D1D5" w14:paraId="7C155D21" w14:textId="77777777">
      <w:trPr>
        <w:trHeight w:val="300"/>
      </w:trPr>
      <w:tc>
        <w:tcPr>
          <w:tcW w:w="3405" w:type="dxa"/>
        </w:tcPr>
        <w:p w:rsidR="4271D1D5" w:rsidP="4271D1D5" w:rsidRDefault="4271D1D5" w14:paraId="22485CB0" w14:textId="6BB4486B">
          <w:pPr>
            <w:pStyle w:val="Header"/>
            <w:ind w:left="-115"/>
          </w:pPr>
        </w:p>
      </w:tc>
      <w:tc>
        <w:tcPr>
          <w:tcW w:w="3405" w:type="dxa"/>
        </w:tcPr>
        <w:p w:rsidR="4271D1D5" w:rsidP="4271D1D5" w:rsidRDefault="4271D1D5" w14:paraId="0473227E" w14:textId="5C1C0A12">
          <w:pPr>
            <w:pStyle w:val="Header"/>
            <w:jc w:val="center"/>
          </w:pPr>
        </w:p>
      </w:tc>
      <w:tc>
        <w:tcPr>
          <w:tcW w:w="3405" w:type="dxa"/>
        </w:tcPr>
        <w:p w:rsidR="4271D1D5" w:rsidP="4271D1D5" w:rsidRDefault="4271D1D5" w14:paraId="5DB5D2C4" w14:textId="34289B14">
          <w:pPr>
            <w:pStyle w:val="Header"/>
            <w:ind w:right="-115"/>
            <w:jc w:val="right"/>
          </w:pPr>
        </w:p>
      </w:tc>
    </w:tr>
  </w:tbl>
  <w:p w:rsidR="4271D1D5" w:rsidP="4271D1D5" w:rsidRDefault="4271D1D5" w14:paraId="071227EF" w14:textId="39F4A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8A0"/>
    <w:multiLevelType w:val="hybridMultilevel"/>
    <w:tmpl w:val="338039A6"/>
    <w:lvl w:ilvl="0" w:tplc="FFFFFFFF">
      <w:numFmt w:val="bullet"/>
      <w:lvlText w:val=""/>
      <w:lvlJc w:val="left"/>
      <w:pPr>
        <w:ind w:left="1080" w:hanging="72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6214A1B"/>
    <w:multiLevelType w:val="hybridMultilevel"/>
    <w:tmpl w:val="AAFC0E50"/>
    <w:lvl w:ilvl="0" w:tplc="52B68106">
      <w:start w:val="1"/>
      <w:numFmt w:val="bullet"/>
      <w:lvlText w:val=""/>
      <w:lvlJc w:val="left"/>
      <w:pPr>
        <w:ind w:left="720" w:hanging="360"/>
      </w:pPr>
      <w:rPr>
        <w:rFonts w:hint="default" w:ascii="Symbol" w:hAnsi="Symbol"/>
      </w:rPr>
    </w:lvl>
    <w:lvl w:ilvl="1" w:tplc="62AA7416">
      <w:start w:val="1"/>
      <w:numFmt w:val="bullet"/>
      <w:lvlText w:val="o"/>
      <w:lvlJc w:val="left"/>
      <w:pPr>
        <w:ind w:left="1440" w:hanging="360"/>
      </w:pPr>
      <w:rPr>
        <w:rFonts w:hint="default" w:ascii="Courier New" w:hAnsi="Courier New"/>
      </w:rPr>
    </w:lvl>
    <w:lvl w:ilvl="2" w:tplc="DCB801FE">
      <w:start w:val="1"/>
      <w:numFmt w:val="bullet"/>
      <w:lvlText w:val=""/>
      <w:lvlJc w:val="left"/>
      <w:pPr>
        <w:ind w:left="2160" w:hanging="360"/>
      </w:pPr>
      <w:rPr>
        <w:rFonts w:hint="default" w:ascii="Wingdings" w:hAnsi="Wingdings"/>
      </w:rPr>
    </w:lvl>
    <w:lvl w:ilvl="3" w:tplc="C7744F70">
      <w:start w:val="1"/>
      <w:numFmt w:val="bullet"/>
      <w:lvlText w:val=""/>
      <w:lvlJc w:val="left"/>
      <w:pPr>
        <w:ind w:left="2880" w:hanging="360"/>
      </w:pPr>
      <w:rPr>
        <w:rFonts w:hint="default" w:ascii="Symbol" w:hAnsi="Symbol"/>
      </w:rPr>
    </w:lvl>
    <w:lvl w:ilvl="4" w:tplc="0100C826">
      <w:start w:val="1"/>
      <w:numFmt w:val="bullet"/>
      <w:lvlText w:val="o"/>
      <w:lvlJc w:val="left"/>
      <w:pPr>
        <w:ind w:left="3600" w:hanging="360"/>
      </w:pPr>
      <w:rPr>
        <w:rFonts w:hint="default" w:ascii="Courier New" w:hAnsi="Courier New"/>
      </w:rPr>
    </w:lvl>
    <w:lvl w:ilvl="5" w:tplc="10A27028">
      <w:start w:val="1"/>
      <w:numFmt w:val="bullet"/>
      <w:lvlText w:val=""/>
      <w:lvlJc w:val="left"/>
      <w:pPr>
        <w:ind w:left="4320" w:hanging="360"/>
      </w:pPr>
      <w:rPr>
        <w:rFonts w:hint="default" w:ascii="Wingdings" w:hAnsi="Wingdings"/>
      </w:rPr>
    </w:lvl>
    <w:lvl w:ilvl="6" w:tplc="0C36BDDC">
      <w:start w:val="1"/>
      <w:numFmt w:val="bullet"/>
      <w:lvlText w:val=""/>
      <w:lvlJc w:val="left"/>
      <w:pPr>
        <w:ind w:left="5040" w:hanging="360"/>
      </w:pPr>
      <w:rPr>
        <w:rFonts w:hint="default" w:ascii="Symbol" w:hAnsi="Symbol"/>
      </w:rPr>
    </w:lvl>
    <w:lvl w:ilvl="7" w:tplc="3842936A">
      <w:start w:val="1"/>
      <w:numFmt w:val="bullet"/>
      <w:lvlText w:val="o"/>
      <w:lvlJc w:val="left"/>
      <w:pPr>
        <w:ind w:left="5760" w:hanging="360"/>
      </w:pPr>
      <w:rPr>
        <w:rFonts w:hint="default" w:ascii="Courier New" w:hAnsi="Courier New"/>
      </w:rPr>
    </w:lvl>
    <w:lvl w:ilvl="8" w:tplc="C2BEA822">
      <w:start w:val="1"/>
      <w:numFmt w:val="bullet"/>
      <w:lvlText w:val=""/>
      <w:lvlJc w:val="left"/>
      <w:pPr>
        <w:ind w:left="6480" w:hanging="360"/>
      </w:pPr>
      <w:rPr>
        <w:rFonts w:hint="default" w:ascii="Wingdings" w:hAnsi="Wingdings"/>
      </w:rPr>
    </w:lvl>
  </w:abstractNum>
  <w:abstractNum w:abstractNumId="2" w15:restartNumberingAfterBreak="0">
    <w:nsid w:val="06343BC7"/>
    <w:multiLevelType w:val="hybridMultilevel"/>
    <w:tmpl w:val="E7EE597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6351FAC"/>
    <w:multiLevelType w:val="hybridMultilevel"/>
    <w:tmpl w:val="A68CBD8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64348F0"/>
    <w:multiLevelType w:val="hybridMultilevel"/>
    <w:tmpl w:val="9C2248B8"/>
    <w:lvl w:ilvl="0" w:tplc="C46028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3B5F7D"/>
    <w:multiLevelType w:val="hybridMultilevel"/>
    <w:tmpl w:val="B7920618"/>
    <w:lvl w:ilvl="0" w:tplc="FFFFFFFF">
      <w:numFmt w:val="bullet"/>
      <w:lvlText w:val=""/>
      <w:lvlJc w:val="left"/>
      <w:pPr>
        <w:ind w:left="1080" w:hanging="72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205A652F"/>
    <w:multiLevelType w:val="hybridMultilevel"/>
    <w:tmpl w:val="426CA268"/>
    <w:lvl w:ilvl="0" w:tplc="6EC619A2">
      <w:numFmt w:val="bullet"/>
      <w:lvlText w:val=""/>
      <w:lvlJc w:val="left"/>
      <w:pPr>
        <w:ind w:left="1080" w:hanging="720"/>
      </w:pPr>
      <w:rPr>
        <w:rFonts w:hint="default" w:ascii="Symbol" w:hAnsi="Symbol" w:eastAsiaTheme="minorHAnsi" w:cstheme="minorBidi"/>
      </w:rPr>
    </w:lvl>
    <w:lvl w:ilvl="1" w:tplc="E6A852E6">
      <w:numFmt w:val="bullet"/>
      <w:lvlText w:val="•"/>
      <w:lvlJc w:val="left"/>
      <w:pPr>
        <w:ind w:left="1800" w:hanging="720"/>
      </w:pPr>
      <w:rPr>
        <w:rFonts w:hint="default" w:ascii="Arial" w:hAnsi="Arial" w:cs="Arial"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4DB68A9"/>
    <w:multiLevelType w:val="hybridMultilevel"/>
    <w:tmpl w:val="DC24DF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8414602"/>
    <w:multiLevelType w:val="hybridMultilevel"/>
    <w:tmpl w:val="25965534"/>
    <w:lvl w:ilvl="0" w:tplc="069CF3E0">
      <w:start w:val="1"/>
      <w:numFmt w:val="decimal"/>
      <w:lvlText w:val="%1."/>
      <w:lvlJc w:val="left"/>
      <w:pPr>
        <w:ind w:left="720" w:hanging="360"/>
      </w:pPr>
      <w:rPr>
        <w:b w:val="0"/>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08303E"/>
    <w:multiLevelType w:val="hybridMultilevel"/>
    <w:tmpl w:val="0D26E5B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A746D8A"/>
    <w:multiLevelType w:val="hybridMultilevel"/>
    <w:tmpl w:val="818A1E1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5C91F51A"/>
    <w:multiLevelType w:val="hybridMultilevel"/>
    <w:tmpl w:val="64882E28"/>
    <w:lvl w:ilvl="0" w:tplc="2B663650">
      <w:start w:val="1"/>
      <w:numFmt w:val="bullet"/>
      <w:lvlText w:val=""/>
      <w:lvlJc w:val="left"/>
      <w:pPr>
        <w:ind w:left="720" w:hanging="360"/>
      </w:pPr>
      <w:rPr>
        <w:rFonts w:hint="default" w:ascii="Symbol" w:hAnsi="Symbol"/>
      </w:rPr>
    </w:lvl>
    <w:lvl w:ilvl="1" w:tplc="E9923B96">
      <w:start w:val="1"/>
      <w:numFmt w:val="bullet"/>
      <w:lvlText w:val="o"/>
      <w:lvlJc w:val="left"/>
      <w:pPr>
        <w:ind w:left="1440" w:hanging="360"/>
      </w:pPr>
      <w:rPr>
        <w:rFonts w:hint="default" w:ascii="Courier New" w:hAnsi="Courier New"/>
      </w:rPr>
    </w:lvl>
    <w:lvl w:ilvl="2" w:tplc="31BC890E">
      <w:start w:val="1"/>
      <w:numFmt w:val="bullet"/>
      <w:lvlText w:val=""/>
      <w:lvlJc w:val="left"/>
      <w:pPr>
        <w:ind w:left="2160" w:hanging="360"/>
      </w:pPr>
      <w:rPr>
        <w:rFonts w:hint="default" w:ascii="Wingdings" w:hAnsi="Wingdings"/>
      </w:rPr>
    </w:lvl>
    <w:lvl w:ilvl="3" w:tplc="543ACCFA">
      <w:start w:val="1"/>
      <w:numFmt w:val="bullet"/>
      <w:lvlText w:val=""/>
      <w:lvlJc w:val="left"/>
      <w:pPr>
        <w:ind w:left="2880" w:hanging="360"/>
      </w:pPr>
      <w:rPr>
        <w:rFonts w:hint="default" w:ascii="Symbol" w:hAnsi="Symbol"/>
      </w:rPr>
    </w:lvl>
    <w:lvl w:ilvl="4" w:tplc="236060AC">
      <w:start w:val="1"/>
      <w:numFmt w:val="bullet"/>
      <w:lvlText w:val="o"/>
      <w:lvlJc w:val="left"/>
      <w:pPr>
        <w:ind w:left="3600" w:hanging="360"/>
      </w:pPr>
      <w:rPr>
        <w:rFonts w:hint="default" w:ascii="Courier New" w:hAnsi="Courier New"/>
      </w:rPr>
    </w:lvl>
    <w:lvl w:ilvl="5" w:tplc="35D8EAE2">
      <w:start w:val="1"/>
      <w:numFmt w:val="bullet"/>
      <w:lvlText w:val=""/>
      <w:lvlJc w:val="left"/>
      <w:pPr>
        <w:ind w:left="4320" w:hanging="360"/>
      </w:pPr>
      <w:rPr>
        <w:rFonts w:hint="default" w:ascii="Wingdings" w:hAnsi="Wingdings"/>
      </w:rPr>
    </w:lvl>
    <w:lvl w:ilvl="6" w:tplc="A6F44BB2">
      <w:start w:val="1"/>
      <w:numFmt w:val="bullet"/>
      <w:lvlText w:val=""/>
      <w:lvlJc w:val="left"/>
      <w:pPr>
        <w:ind w:left="5040" w:hanging="360"/>
      </w:pPr>
      <w:rPr>
        <w:rFonts w:hint="default" w:ascii="Symbol" w:hAnsi="Symbol"/>
      </w:rPr>
    </w:lvl>
    <w:lvl w:ilvl="7" w:tplc="78E41F6E">
      <w:start w:val="1"/>
      <w:numFmt w:val="bullet"/>
      <w:lvlText w:val="o"/>
      <w:lvlJc w:val="left"/>
      <w:pPr>
        <w:ind w:left="5760" w:hanging="360"/>
      </w:pPr>
      <w:rPr>
        <w:rFonts w:hint="default" w:ascii="Courier New" w:hAnsi="Courier New"/>
      </w:rPr>
    </w:lvl>
    <w:lvl w:ilvl="8" w:tplc="20F2271E">
      <w:start w:val="1"/>
      <w:numFmt w:val="bullet"/>
      <w:lvlText w:val=""/>
      <w:lvlJc w:val="left"/>
      <w:pPr>
        <w:ind w:left="6480" w:hanging="360"/>
      </w:pPr>
      <w:rPr>
        <w:rFonts w:hint="default" w:ascii="Wingdings" w:hAnsi="Wingdings"/>
      </w:rPr>
    </w:lvl>
  </w:abstractNum>
  <w:abstractNum w:abstractNumId="12" w15:restartNumberingAfterBreak="0">
    <w:nsid w:val="63AB7565"/>
    <w:multiLevelType w:val="hybridMultilevel"/>
    <w:tmpl w:val="EB800F22"/>
    <w:lvl w:ilvl="0" w:tplc="C460281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F44BF6"/>
    <w:multiLevelType w:val="hybridMultilevel"/>
    <w:tmpl w:val="AC943264"/>
    <w:lvl w:ilvl="0" w:tplc="C460281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EEA78C"/>
    <w:multiLevelType w:val="hybridMultilevel"/>
    <w:tmpl w:val="04DCB998"/>
    <w:lvl w:ilvl="0" w:tplc="9FEA3F64">
      <w:start w:val="1"/>
      <w:numFmt w:val="bullet"/>
      <w:lvlText w:val=""/>
      <w:lvlJc w:val="left"/>
      <w:pPr>
        <w:ind w:left="720" w:hanging="360"/>
      </w:pPr>
      <w:rPr>
        <w:rFonts w:hint="default" w:ascii="Symbol" w:hAnsi="Symbol"/>
      </w:rPr>
    </w:lvl>
    <w:lvl w:ilvl="1" w:tplc="74B027E2">
      <w:start w:val="1"/>
      <w:numFmt w:val="bullet"/>
      <w:lvlText w:val="o"/>
      <w:lvlJc w:val="left"/>
      <w:pPr>
        <w:ind w:left="1440" w:hanging="360"/>
      </w:pPr>
      <w:rPr>
        <w:rFonts w:hint="default" w:ascii="Courier New" w:hAnsi="Courier New"/>
      </w:rPr>
    </w:lvl>
    <w:lvl w:ilvl="2" w:tplc="88887036">
      <w:start w:val="1"/>
      <w:numFmt w:val="bullet"/>
      <w:lvlText w:val=""/>
      <w:lvlJc w:val="left"/>
      <w:pPr>
        <w:ind w:left="2160" w:hanging="360"/>
      </w:pPr>
      <w:rPr>
        <w:rFonts w:hint="default" w:ascii="Wingdings" w:hAnsi="Wingdings"/>
      </w:rPr>
    </w:lvl>
    <w:lvl w:ilvl="3" w:tplc="24E23D2C">
      <w:start w:val="1"/>
      <w:numFmt w:val="bullet"/>
      <w:lvlText w:val=""/>
      <w:lvlJc w:val="left"/>
      <w:pPr>
        <w:ind w:left="2880" w:hanging="360"/>
      </w:pPr>
      <w:rPr>
        <w:rFonts w:hint="default" w:ascii="Symbol" w:hAnsi="Symbol"/>
      </w:rPr>
    </w:lvl>
    <w:lvl w:ilvl="4" w:tplc="4B986D72">
      <w:start w:val="1"/>
      <w:numFmt w:val="bullet"/>
      <w:lvlText w:val="o"/>
      <w:lvlJc w:val="left"/>
      <w:pPr>
        <w:ind w:left="3600" w:hanging="360"/>
      </w:pPr>
      <w:rPr>
        <w:rFonts w:hint="default" w:ascii="Courier New" w:hAnsi="Courier New"/>
      </w:rPr>
    </w:lvl>
    <w:lvl w:ilvl="5" w:tplc="0E0C5B34">
      <w:start w:val="1"/>
      <w:numFmt w:val="bullet"/>
      <w:lvlText w:val=""/>
      <w:lvlJc w:val="left"/>
      <w:pPr>
        <w:ind w:left="4320" w:hanging="360"/>
      </w:pPr>
      <w:rPr>
        <w:rFonts w:hint="default" w:ascii="Wingdings" w:hAnsi="Wingdings"/>
      </w:rPr>
    </w:lvl>
    <w:lvl w:ilvl="6" w:tplc="3DAAF81C">
      <w:start w:val="1"/>
      <w:numFmt w:val="bullet"/>
      <w:lvlText w:val=""/>
      <w:lvlJc w:val="left"/>
      <w:pPr>
        <w:ind w:left="5040" w:hanging="360"/>
      </w:pPr>
      <w:rPr>
        <w:rFonts w:hint="default" w:ascii="Symbol" w:hAnsi="Symbol"/>
      </w:rPr>
    </w:lvl>
    <w:lvl w:ilvl="7" w:tplc="E91428EA">
      <w:start w:val="1"/>
      <w:numFmt w:val="bullet"/>
      <w:lvlText w:val="o"/>
      <w:lvlJc w:val="left"/>
      <w:pPr>
        <w:ind w:left="5760" w:hanging="360"/>
      </w:pPr>
      <w:rPr>
        <w:rFonts w:hint="default" w:ascii="Courier New" w:hAnsi="Courier New"/>
      </w:rPr>
    </w:lvl>
    <w:lvl w:ilvl="8" w:tplc="1B584794">
      <w:start w:val="1"/>
      <w:numFmt w:val="bullet"/>
      <w:lvlText w:val=""/>
      <w:lvlJc w:val="left"/>
      <w:pPr>
        <w:ind w:left="6480" w:hanging="360"/>
      </w:pPr>
      <w:rPr>
        <w:rFonts w:hint="default" w:ascii="Wingdings" w:hAnsi="Wingdings"/>
      </w:rPr>
    </w:lvl>
  </w:abstractNum>
  <w:abstractNum w:abstractNumId="15" w15:restartNumberingAfterBreak="0">
    <w:nsid w:val="7D102D11"/>
    <w:multiLevelType w:val="hybridMultilevel"/>
    <w:tmpl w:val="C8D29FC2"/>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85656719">
    <w:abstractNumId w:val="1"/>
  </w:num>
  <w:num w:numId="2" w16cid:durableId="929853796">
    <w:abstractNumId w:val="11"/>
  </w:num>
  <w:num w:numId="3" w16cid:durableId="15695153">
    <w:abstractNumId w:val="14"/>
  </w:num>
  <w:num w:numId="4" w16cid:durableId="1254050918">
    <w:abstractNumId w:val="6"/>
  </w:num>
  <w:num w:numId="5" w16cid:durableId="1536115192">
    <w:abstractNumId w:val="0"/>
  </w:num>
  <w:num w:numId="6" w16cid:durableId="1769425177">
    <w:abstractNumId w:val="3"/>
  </w:num>
  <w:num w:numId="7" w16cid:durableId="412901607">
    <w:abstractNumId w:val="10"/>
  </w:num>
  <w:num w:numId="8" w16cid:durableId="2003896639">
    <w:abstractNumId w:val="5"/>
  </w:num>
  <w:num w:numId="9" w16cid:durableId="501313343">
    <w:abstractNumId w:val="2"/>
  </w:num>
  <w:num w:numId="10" w16cid:durableId="926810223">
    <w:abstractNumId w:val="9"/>
  </w:num>
  <w:num w:numId="11" w16cid:durableId="717750984">
    <w:abstractNumId w:val="15"/>
  </w:num>
  <w:num w:numId="12" w16cid:durableId="1212032580">
    <w:abstractNumId w:val="7"/>
  </w:num>
  <w:num w:numId="13" w16cid:durableId="1265066178">
    <w:abstractNumId w:val="8"/>
  </w:num>
  <w:num w:numId="14" w16cid:durableId="629433362">
    <w:abstractNumId w:val="4"/>
  </w:num>
  <w:num w:numId="15" w16cid:durableId="402995449">
    <w:abstractNumId w:val="13"/>
  </w:num>
  <w:num w:numId="16" w16cid:durableId="32851424">
    <w:abstractNumId w:val="12"/>
  </w:num>
</w:numbering>
</file>

<file path=word/people.xml><?xml version="1.0" encoding="utf-8"?>
<w15:people xmlns:mc="http://schemas.openxmlformats.org/markup-compatibility/2006" xmlns:w15="http://schemas.microsoft.com/office/word/2012/wordml" mc:Ignorable="w15">
  <w15:person w15:author="Alvelda, Stephanie">
    <w15:presenceInfo w15:providerId="AD" w15:userId="S::stephanie.alvelda@redcross.org::960add5f-dbe5-4ad0-b85f-f04f1da9dbeb"/>
  </w15:person>
  <w15:person w15:author="White, Kevin">
    <w15:presenceInfo w15:providerId="AD" w15:userId="S::kevin.white2@redcross.org::b4125d84-3cb9-4972-b1cd-bcc5613244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val="tru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16"/>
    <w:rsid w:val="000735C5"/>
    <w:rsid w:val="000A20D3"/>
    <w:rsid w:val="000A2D8F"/>
    <w:rsid w:val="000B7EE7"/>
    <w:rsid w:val="000C7137"/>
    <w:rsid w:val="000D13F3"/>
    <w:rsid w:val="0010585B"/>
    <w:rsid w:val="0012619E"/>
    <w:rsid w:val="00165C0B"/>
    <w:rsid w:val="001812A2"/>
    <w:rsid w:val="001B671A"/>
    <w:rsid w:val="001B69CC"/>
    <w:rsid w:val="001D1730"/>
    <w:rsid w:val="001E066C"/>
    <w:rsid w:val="001E6B3F"/>
    <w:rsid w:val="001F7539"/>
    <w:rsid w:val="002073BF"/>
    <w:rsid w:val="00212351"/>
    <w:rsid w:val="00223E2F"/>
    <w:rsid w:val="00230B16"/>
    <w:rsid w:val="00252C9E"/>
    <w:rsid w:val="00256549"/>
    <w:rsid w:val="0026103C"/>
    <w:rsid w:val="00265CD2"/>
    <w:rsid w:val="00270F48"/>
    <w:rsid w:val="002819E4"/>
    <w:rsid w:val="00296FBC"/>
    <w:rsid w:val="002A7472"/>
    <w:rsid w:val="002C71C4"/>
    <w:rsid w:val="002D60E1"/>
    <w:rsid w:val="002E5A8D"/>
    <w:rsid w:val="00321AFA"/>
    <w:rsid w:val="003555DE"/>
    <w:rsid w:val="0038121E"/>
    <w:rsid w:val="00385A82"/>
    <w:rsid w:val="00387D00"/>
    <w:rsid w:val="00393AFA"/>
    <w:rsid w:val="003E42A7"/>
    <w:rsid w:val="00401063"/>
    <w:rsid w:val="00406286"/>
    <w:rsid w:val="00424BC6"/>
    <w:rsid w:val="004375F2"/>
    <w:rsid w:val="00452968"/>
    <w:rsid w:val="00463321"/>
    <w:rsid w:val="00472D80"/>
    <w:rsid w:val="0047531A"/>
    <w:rsid w:val="004942DF"/>
    <w:rsid w:val="00496C4A"/>
    <w:rsid w:val="004A7B28"/>
    <w:rsid w:val="004C3AD1"/>
    <w:rsid w:val="004C3F90"/>
    <w:rsid w:val="004D1E00"/>
    <w:rsid w:val="004E75E7"/>
    <w:rsid w:val="004F4138"/>
    <w:rsid w:val="0050017C"/>
    <w:rsid w:val="00505D00"/>
    <w:rsid w:val="00530AFB"/>
    <w:rsid w:val="00541D0E"/>
    <w:rsid w:val="00545A6F"/>
    <w:rsid w:val="00584930"/>
    <w:rsid w:val="00593C69"/>
    <w:rsid w:val="005A6580"/>
    <w:rsid w:val="005D4823"/>
    <w:rsid w:val="005E6292"/>
    <w:rsid w:val="006148EF"/>
    <w:rsid w:val="0061624D"/>
    <w:rsid w:val="00616F60"/>
    <w:rsid w:val="0062124C"/>
    <w:rsid w:val="00677845"/>
    <w:rsid w:val="006A4C6B"/>
    <w:rsid w:val="006A58EB"/>
    <w:rsid w:val="006C4EC6"/>
    <w:rsid w:val="006D77C4"/>
    <w:rsid w:val="006E15DA"/>
    <w:rsid w:val="006E17EC"/>
    <w:rsid w:val="006E72EE"/>
    <w:rsid w:val="006F12F3"/>
    <w:rsid w:val="006F2494"/>
    <w:rsid w:val="0071106B"/>
    <w:rsid w:val="00724004"/>
    <w:rsid w:val="00745FFD"/>
    <w:rsid w:val="00746EC0"/>
    <w:rsid w:val="0078006B"/>
    <w:rsid w:val="00782667"/>
    <w:rsid w:val="007D207E"/>
    <w:rsid w:val="007F6F5B"/>
    <w:rsid w:val="0080224D"/>
    <w:rsid w:val="0080796B"/>
    <w:rsid w:val="00815496"/>
    <w:rsid w:val="00821E26"/>
    <w:rsid w:val="0082433C"/>
    <w:rsid w:val="008255A2"/>
    <w:rsid w:val="008361A4"/>
    <w:rsid w:val="00850662"/>
    <w:rsid w:val="008541E1"/>
    <w:rsid w:val="00866173"/>
    <w:rsid w:val="00876922"/>
    <w:rsid w:val="00891133"/>
    <w:rsid w:val="008A3F4E"/>
    <w:rsid w:val="008D2C18"/>
    <w:rsid w:val="00925B9B"/>
    <w:rsid w:val="00931CFB"/>
    <w:rsid w:val="00943CB6"/>
    <w:rsid w:val="00952F49"/>
    <w:rsid w:val="00965A86"/>
    <w:rsid w:val="00976A60"/>
    <w:rsid w:val="00977EA6"/>
    <w:rsid w:val="00980FD8"/>
    <w:rsid w:val="009862E7"/>
    <w:rsid w:val="009A6EC9"/>
    <w:rsid w:val="009D0853"/>
    <w:rsid w:val="009D2226"/>
    <w:rsid w:val="009D5798"/>
    <w:rsid w:val="009E04C7"/>
    <w:rsid w:val="009E3E6B"/>
    <w:rsid w:val="009E41EB"/>
    <w:rsid w:val="00A34216"/>
    <w:rsid w:val="00A44754"/>
    <w:rsid w:val="00A45569"/>
    <w:rsid w:val="00A55C4D"/>
    <w:rsid w:val="00A61EBB"/>
    <w:rsid w:val="00A807D4"/>
    <w:rsid w:val="00AB5892"/>
    <w:rsid w:val="00AE6587"/>
    <w:rsid w:val="00B038D3"/>
    <w:rsid w:val="00B43EA8"/>
    <w:rsid w:val="00B61251"/>
    <w:rsid w:val="00B61AD8"/>
    <w:rsid w:val="00B66E71"/>
    <w:rsid w:val="00BC66EC"/>
    <w:rsid w:val="00C0468B"/>
    <w:rsid w:val="00C20BEE"/>
    <w:rsid w:val="00C255AC"/>
    <w:rsid w:val="00C33BF1"/>
    <w:rsid w:val="00C33DD6"/>
    <w:rsid w:val="00C342FF"/>
    <w:rsid w:val="00C348EE"/>
    <w:rsid w:val="00C4214E"/>
    <w:rsid w:val="00C5366F"/>
    <w:rsid w:val="00C55100"/>
    <w:rsid w:val="00C93BD2"/>
    <w:rsid w:val="00C93D80"/>
    <w:rsid w:val="00C94342"/>
    <w:rsid w:val="00CB2128"/>
    <w:rsid w:val="00CB340B"/>
    <w:rsid w:val="00CC0F14"/>
    <w:rsid w:val="00CC40B1"/>
    <w:rsid w:val="00CC79A6"/>
    <w:rsid w:val="00D04231"/>
    <w:rsid w:val="00D10011"/>
    <w:rsid w:val="00D169B0"/>
    <w:rsid w:val="00D2577C"/>
    <w:rsid w:val="00D322E8"/>
    <w:rsid w:val="00D366ED"/>
    <w:rsid w:val="00D54AA5"/>
    <w:rsid w:val="00D62CCB"/>
    <w:rsid w:val="00D71B5E"/>
    <w:rsid w:val="00D91069"/>
    <w:rsid w:val="00D95BB4"/>
    <w:rsid w:val="00DA7537"/>
    <w:rsid w:val="00DC400F"/>
    <w:rsid w:val="00DE384F"/>
    <w:rsid w:val="00DF568A"/>
    <w:rsid w:val="00E43F61"/>
    <w:rsid w:val="00E573A8"/>
    <w:rsid w:val="00E77E72"/>
    <w:rsid w:val="00E84A73"/>
    <w:rsid w:val="00EA65F4"/>
    <w:rsid w:val="00EB1C54"/>
    <w:rsid w:val="00EC4EEC"/>
    <w:rsid w:val="00ED3F7F"/>
    <w:rsid w:val="00ED7F71"/>
    <w:rsid w:val="00EF0AC4"/>
    <w:rsid w:val="00EF1FCE"/>
    <w:rsid w:val="00EF224E"/>
    <w:rsid w:val="00EF2802"/>
    <w:rsid w:val="00F06D99"/>
    <w:rsid w:val="00F17036"/>
    <w:rsid w:val="00F53D8D"/>
    <w:rsid w:val="00FA439C"/>
    <w:rsid w:val="00FA7211"/>
    <w:rsid w:val="00FB0F3B"/>
    <w:rsid w:val="00FD46EC"/>
    <w:rsid w:val="00FE5029"/>
    <w:rsid w:val="00FF5EB7"/>
    <w:rsid w:val="038592F2"/>
    <w:rsid w:val="0EA0CCBE"/>
    <w:rsid w:val="0F9AF769"/>
    <w:rsid w:val="1046ECB3"/>
    <w:rsid w:val="16BBA2C0"/>
    <w:rsid w:val="1BC0E189"/>
    <w:rsid w:val="26154968"/>
    <w:rsid w:val="28E368F7"/>
    <w:rsid w:val="2A1FD03F"/>
    <w:rsid w:val="2C315082"/>
    <w:rsid w:val="38B24329"/>
    <w:rsid w:val="38F12B1B"/>
    <w:rsid w:val="4271D1D5"/>
    <w:rsid w:val="42F39E29"/>
    <w:rsid w:val="49D1E833"/>
    <w:rsid w:val="4E6EB1B4"/>
    <w:rsid w:val="5470D824"/>
    <w:rsid w:val="61E34500"/>
    <w:rsid w:val="629E4E52"/>
    <w:rsid w:val="66BE9163"/>
    <w:rsid w:val="68740D07"/>
    <w:rsid w:val="6B24932F"/>
    <w:rsid w:val="6F76E131"/>
    <w:rsid w:val="71611E2B"/>
    <w:rsid w:val="723C50FD"/>
    <w:rsid w:val="7B7383DF"/>
    <w:rsid w:val="7CB90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FAD8E"/>
  <w15:chartTrackingRefBased/>
  <w15:docId w15:val="{61353BA7-4806-D941-8819-253A1721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Red Cross - Normal"/>
    <w:qFormat/>
    <w:rsid w:val="00FF5EB7"/>
    <w:pPr>
      <w:spacing w:after="160" w:line="259" w:lineRule="auto"/>
    </w:pPr>
    <w:rPr>
      <w:rFonts w:ascii="Arial" w:hAnsi="Arial"/>
      <w:color w:val="000000" w:themeColor="text1"/>
      <w:sz w:val="22"/>
      <w:szCs w:val="22"/>
    </w:rPr>
  </w:style>
  <w:style w:type="paragraph" w:styleId="Heading1">
    <w:name w:val="heading 1"/>
    <w:aliases w:val="Red Cross - Mass Care Group Header"/>
    <w:basedOn w:val="Normal"/>
    <w:next w:val="Normal"/>
    <w:link w:val="Heading1Char"/>
    <w:uiPriority w:val="9"/>
    <w:qFormat/>
    <w:rsid w:val="00FF5EB7"/>
    <w:pPr>
      <w:keepNext/>
      <w:keepLines/>
      <w:spacing w:before="360" w:after="80"/>
      <w:outlineLvl w:val="0"/>
    </w:pPr>
    <w:rPr>
      <w:rFonts w:ascii="Georgia" w:hAnsi="Georgia" w:eastAsiaTheme="majorEastAsia" w:cstheme="majorBidi"/>
      <w:sz w:val="32"/>
      <w:szCs w:val="40"/>
    </w:rPr>
  </w:style>
  <w:style w:type="paragraph" w:styleId="Heading2">
    <w:name w:val="heading 2"/>
    <w:basedOn w:val="Normal"/>
    <w:next w:val="Normal"/>
    <w:link w:val="Heading2Char"/>
    <w:uiPriority w:val="9"/>
    <w:unhideWhenUsed/>
    <w:qFormat/>
    <w:rsid w:val="00FF5EB7"/>
    <w:pPr>
      <w:keepNext/>
      <w:keepLines/>
      <w:spacing w:before="240" w:after="240"/>
      <w:outlineLvl w:val="1"/>
      <w:pPrChange w:author="Alvelda, Stephanie" w:date="2025-02-20T13:12:00Z" w:id="0">
        <w:pPr>
          <w:keepNext/>
          <w:keepLines/>
          <w:spacing w:before="160" w:after="80" w:line="259" w:lineRule="auto"/>
          <w:outlineLvl w:val="1"/>
        </w:pPr>
      </w:pPrChange>
    </w:pPr>
    <w:rPr>
      <w:rFonts w:eastAsiaTheme="majorEastAsia" w:cstheme="majorBidi"/>
      <w:color w:val="C00000"/>
      <w:sz w:val="32"/>
      <w:szCs w:val="32"/>
      <w:rPrChange w:author="Alvelda, Stephanie" w:date="2025-02-20T13:12:00Z" w:id="0">
        <w:rPr>
          <w:rFonts w:ascii="Arial" w:hAnsi="Arial" w:eastAsiaTheme="majorEastAsia" w:cstheme="majorBidi"/>
          <w:color w:val="C00000"/>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F5EB7"/>
    <w:pPr>
      <w:keepNext/>
      <w:keepLines/>
      <w:spacing w:before="240" w:after="240"/>
      <w:outlineLvl w:val="2"/>
      <w:pPrChange w:author="Alvelda, Stephanie" w:date="2025-02-20T13:13:00Z" w:id="1">
        <w:pPr>
          <w:keepNext/>
          <w:keepLines/>
          <w:spacing w:before="160" w:after="80" w:line="259" w:lineRule="auto"/>
          <w:outlineLvl w:val="2"/>
        </w:pPr>
      </w:pPrChange>
    </w:pPr>
    <w:rPr>
      <w:rFonts w:eastAsiaTheme="majorEastAsia" w:cstheme="majorBidi"/>
      <w:b/>
      <w:sz w:val="28"/>
      <w:szCs w:val="28"/>
      <w:rPrChange w:author="Alvelda, Stephanie" w:date="2025-02-20T13:13:00Z" w:id="1">
        <w:rPr>
          <w:rFonts w:ascii="Arial" w:hAnsi="Arial"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230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B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B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B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B1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Red Cross - Mass Care Group Header Char"/>
    <w:basedOn w:val="DefaultParagraphFont"/>
    <w:link w:val="Heading1"/>
    <w:uiPriority w:val="9"/>
    <w:rsid w:val="00FF5EB7"/>
    <w:rPr>
      <w:rFonts w:ascii="Georgia" w:hAnsi="Georgia" w:eastAsiaTheme="majorEastAsia" w:cstheme="majorBidi"/>
      <w:color w:val="000000" w:themeColor="text1"/>
      <w:sz w:val="32"/>
      <w:szCs w:val="40"/>
    </w:rPr>
  </w:style>
  <w:style w:type="character" w:styleId="Heading2Char" w:customStyle="1">
    <w:name w:val="Heading 2 Char"/>
    <w:basedOn w:val="DefaultParagraphFont"/>
    <w:link w:val="Heading2"/>
    <w:uiPriority w:val="9"/>
    <w:rsid w:val="00FF5EB7"/>
    <w:rPr>
      <w:rFonts w:ascii="Arial" w:hAnsi="Arial" w:eastAsiaTheme="majorEastAsia" w:cstheme="majorBidi"/>
      <w:color w:val="C00000"/>
      <w:sz w:val="32"/>
      <w:szCs w:val="32"/>
    </w:rPr>
  </w:style>
  <w:style w:type="character" w:styleId="Heading3Char" w:customStyle="1">
    <w:name w:val="Heading 3 Char"/>
    <w:basedOn w:val="DefaultParagraphFont"/>
    <w:link w:val="Heading3"/>
    <w:uiPriority w:val="9"/>
    <w:rsid w:val="00FF5EB7"/>
    <w:rPr>
      <w:rFonts w:ascii="Arial" w:hAnsi="Arial" w:eastAsiaTheme="majorEastAsia" w:cstheme="majorBidi"/>
      <w:b/>
      <w:color w:val="000000" w:themeColor="text1"/>
      <w:sz w:val="28"/>
      <w:szCs w:val="28"/>
    </w:rPr>
  </w:style>
  <w:style w:type="character" w:styleId="Heading4Char" w:customStyle="1">
    <w:name w:val="Heading 4 Char"/>
    <w:basedOn w:val="DefaultParagraphFont"/>
    <w:link w:val="Heading4"/>
    <w:uiPriority w:val="9"/>
    <w:semiHidden/>
    <w:rsid w:val="00230B1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0B1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0B1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0B1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0B1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0B16"/>
    <w:rPr>
      <w:rFonts w:eastAsiaTheme="majorEastAsia" w:cstheme="majorBidi"/>
      <w:color w:val="272727" w:themeColor="text1" w:themeTint="D8"/>
    </w:rPr>
  </w:style>
  <w:style w:type="paragraph" w:styleId="Title">
    <w:name w:val="Title"/>
    <w:basedOn w:val="Normal"/>
    <w:next w:val="Normal"/>
    <w:link w:val="TitleChar"/>
    <w:uiPriority w:val="10"/>
    <w:qFormat/>
    <w:rsid w:val="00230B1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0B1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0B1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0B16"/>
    <w:rPr>
      <w:rFonts w:ascii="Arial" w:hAnsi="Arial"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B16"/>
    <w:pPr>
      <w:spacing w:before="160"/>
      <w:jc w:val="center"/>
    </w:pPr>
    <w:rPr>
      <w:i/>
      <w:iCs/>
      <w:color w:val="404040" w:themeColor="text1" w:themeTint="BF"/>
    </w:rPr>
  </w:style>
  <w:style w:type="character" w:styleId="QuoteChar" w:customStyle="1">
    <w:name w:val="Quote Char"/>
    <w:basedOn w:val="DefaultParagraphFont"/>
    <w:link w:val="Quote"/>
    <w:uiPriority w:val="29"/>
    <w:rsid w:val="00230B16"/>
    <w:rPr>
      <w:rFonts w:ascii="Arial" w:hAnsi="Arial"/>
      <w:i/>
      <w:iCs/>
      <w:color w:val="404040" w:themeColor="text1" w:themeTint="BF"/>
      <w:szCs w:val="22"/>
    </w:rPr>
  </w:style>
  <w:style w:type="paragraph" w:styleId="ListParagraph">
    <w:name w:val="List Paragraph"/>
    <w:basedOn w:val="Normal"/>
    <w:uiPriority w:val="34"/>
    <w:qFormat/>
    <w:rsid w:val="00230B16"/>
    <w:pPr>
      <w:ind w:left="720"/>
      <w:contextualSpacing/>
    </w:pPr>
  </w:style>
  <w:style w:type="character" w:styleId="IntenseEmphasis">
    <w:name w:val="Intense Emphasis"/>
    <w:basedOn w:val="DefaultParagraphFont"/>
    <w:uiPriority w:val="21"/>
    <w:qFormat/>
    <w:rsid w:val="00230B16"/>
    <w:rPr>
      <w:i/>
      <w:iCs/>
      <w:color w:val="0F4761" w:themeColor="accent1" w:themeShade="BF"/>
    </w:rPr>
  </w:style>
  <w:style w:type="paragraph" w:styleId="IntenseQuote">
    <w:name w:val="Intense Quote"/>
    <w:basedOn w:val="Normal"/>
    <w:next w:val="Normal"/>
    <w:link w:val="IntenseQuoteChar"/>
    <w:uiPriority w:val="30"/>
    <w:qFormat/>
    <w:rsid w:val="00230B1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0B16"/>
    <w:rPr>
      <w:i/>
      <w:iCs/>
      <w:color w:val="0F4761" w:themeColor="accent1" w:themeShade="BF"/>
    </w:rPr>
  </w:style>
  <w:style w:type="character" w:styleId="IntenseReference">
    <w:name w:val="Intense Reference"/>
    <w:basedOn w:val="DefaultParagraphFont"/>
    <w:uiPriority w:val="32"/>
    <w:qFormat/>
    <w:rsid w:val="00230B16"/>
    <w:rPr>
      <w:b/>
      <w:bCs/>
      <w:smallCaps/>
      <w:color w:val="0F4761" w:themeColor="accent1" w:themeShade="BF"/>
      <w:spacing w:val="5"/>
    </w:rPr>
  </w:style>
  <w:style w:type="character" w:styleId="Hyperlink">
    <w:name w:val="Hyperlink"/>
    <w:basedOn w:val="DefaultParagraphFont"/>
    <w:uiPriority w:val="99"/>
    <w:unhideWhenUsed/>
    <w:rsid w:val="00230B16"/>
    <w:rPr>
      <w:color w:val="467886"/>
      <w:u w:val="single"/>
    </w:rPr>
  </w:style>
  <w:style w:type="paragraph" w:styleId="Revision">
    <w:name w:val="Revision"/>
    <w:hidden/>
    <w:uiPriority w:val="99"/>
    <w:semiHidden/>
    <w:rsid w:val="00230B16"/>
    <w:rPr>
      <w:rFonts w:ascii="Arial" w:hAnsi="Arial"/>
      <w:color w:val="6D6E70"/>
      <w:szCs w:val="22"/>
    </w:rPr>
  </w:style>
  <w:style w:type="character" w:styleId="CommentReference">
    <w:name w:val="annotation reference"/>
    <w:basedOn w:val="DefaultParagraphFont"/>
    <w:uiPriority w:val="99"/>
    <w:semiHidden/>
    <w:unhideWhenUsed/>
    <w:rsid w:val="000A20D3"/>
    <w:rPr>
      <w:sz w:val="16"/>
      <w:szCs w:val="16"/>
    </w:rPr>
  </w:style>
  <w:style w:type="paragraph" w:styleId="CommentText">
    <w:name w:val="annotation text"/>
    <w:basedOn w:val="Normal"/>
    <w:link w:val="CommentTextChar"/>
    <w:uiPriority w:val="99"/>
    <w:unhideWhenUsed/>
    <w:rsid w:val="000A20D3"/>
    <w:pPr>
      <w:spacing w:line="240" w:lineRule="auto"/>
    </w:pPr>
    <w:rPr>
      <w:sz w:val="20"/>
      <w:szCs w:val="20"/>
    </w:rPr>
  </w:style>
  <w:style w:type="character" w:styleId="CommentTextChar" w:customStyle="1">
    <w:name w:val="Comment Text Char"/>
    <w:basedOn w:val="DefaultParagraphFont"/>
    <w:link w:val="CommentText"/>
    <w:uiPriority w:val="99"/>
    <w:rsid w:val="000A20D3"/>
    <w:rPr>
      <w:rFonts w:ascii="Arial" w:hAnsi="Arial"/>
      <w:color w:val="6D6E70"/>
      <w:sz w:val="20"/>
      <w:szCs w:val="20"/>
    </w:rPr>
  </w:style>
  <w:style w:type="paragraph" w:styleId="CommentSubject">
    <w:name w:val="annotation subject"/>
    <w:basedOn w:val="CommentText"/>
    <w:next w:val="CommentText"/>
    <w:link w:val="CommentSubjectChar"/>
    <w:uiPriority w:val="99"/>
    <w:semiHidden/>
    <w:unhideWhenUsed/>
    <w:rsid w:val="000A20D3"/>
    <w:rPr>
      <w:b/>
      <w:bCs/>
    </w:rPr>
  </w:style>
  <w:style w:type="character" w:styleId="CommentSubjectChar" w:customStyle="1">
    <w:name w:val="Comment Subject Char"/>
    <w:basedOn w:val="CommentTextChar"/>
    <w:link w:val="CommentSubject"/>
    <w:uiPriority w:val="99"/>
    <w:semiHidden/>
    <w:rsid w:val="000A20D3"/>
    <w:rPr>
      <w:rFonts w:ascii="Arial" w:hAnsi="Arial"/>
      <w:b/>
      <w:bCs/>
      <w:color w:val="6D6E70"/>
      <w:sz w:val="20"/>
      <w:szCs w:val="20"/>
    </w:rPr>
  </w:style>
  <w:style w:type="character" w:styleId="UnresolvedMention">
    <w:name w:val="Unresolved Mention"/>
    <w:basedOn w:val="DefaultParagraphFont"/>
    <w:uiPriority w:val="99"/>
    <w:semiHidden/>
    <w:unhideWhenUsed/>
    <w:rsid w:val="00270F48"/>
    <w:rPr>
      <w:color w:val="605E5C"/>
      <w:shd w:val="clear" w:color="auto" w:fill="E1DFDD"/>
    </w:rPr>
  </w:style>
  <w:style w:type="paragraph" w:styleId="Header">
    <w:name w:val="header"/>
    <w:basedOn w:val="Normal"/>
    <w:link w:val="HeaderChar"/>
    <w:uiPriority w:val="99"/>
    <w:unhideWhenUsed/>
    <w:rsid w:val="00E573A8"/>
    <w:pPr>
      <w:tabs>
        <w:tab w:val="center" w:pos="4680"/>
        <w:tab w:val="right" w:pos="9360"/>
      </w:tabs>
      <w:spacing w:line="240" w:lineRule="auto"/>
    </w:pPr>
  </w:style>
  <w:style w:type="character" w:styleId="HeaderChar" w:customStyle="1">
    <w:name w:val="Header Char"/>
    <w:basedOn w:val="DefaultParagraphFont"/>
    <w:link w:val="Header"/>
    <w:uiPriority w:val="99"/>
    <w:rsid w:val="00E573A8"/>
    <w:rPr>
      <w:rFonts w:ascii="Arial" w:hAnsi="Arial"/>
      <w:color w:val="000000" w:themeColor="text1"/>
      <w:sz w:val="22"/>
      <w:szCs w:val="22"/>
    </w:rPr>
  </w:style>
  <w:style w:type="paragraph" w:styleId="Footer">
    <w:name w:val="footer"/>
    <w:basedOn w:val="Normal"/>
    <w:link w:val="FooterChar"/>
    <w:uiPriority w:val="99"/>
    <w:unhideWhenUsed/>
    <w:rsid w:val="00E573A8"/>
    <w:pPr>
      <w:tabs>
        <w:tab w:val="center" w:pos="4680"/>
        <w:tab w:val="right" w:pos="9360"/>
      </w:tabs>
      <w:spacing w:line="240" w:lineRule="auto"/>
    </w:pPr>
  </w:style>
  <w:style w:type="character" w:styleId="FooterChar" w:customStyle="1">
    <w:name w:val="Footer Char"/>
    <w:basedOn w:val="DefaultParagraphFont"/>
    <w:link w:val="Footer"/>
    <w:uiPriority w:val="99"/>
    <w:rsid w:val="00E573A8"/>
    <w:rPr>
      <w:rFonts w:ascii="Arial" w:hAnsi="Arial"/>
      <w:color w:val="000000" w:themeColor="text1"/>
      <w:sz w:val="22"/>
      <w:szCs w:val="22"/>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trong">
    <w:name w:val="Strong"/>
    <w:basedOn w:val="DefaultParagraphFont"/>
    <w:uiPriority w:val="22"/>
    <w:qFormat/>
    <w:rsid w:val="00475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00369">
      <w:bodyDiv w:val="1"/>
      <w:marLeft w:val="0"/>
      <w:marRight w:val="0"/>
      <w:marTop w:val="0"/>
      <w:marBottom w:val="0"/>
      <w:divBdr>
        <w:top w:val="none" w:sz="0" w:space="0" w:color="auto"/>
        <w:left w:val="none" w:sz="0" w:space="0" w:color="auto"/>
        <w:bottom w:val="none" w:sz="0" w:space="0" w:color="auto"/>
        <w:right w:val="none" w:sz="0" w:space="0" w:color="auto"/>
      </w:divBdr>
    </w:div>
    <w:div w:id="232277017">
      <w:bodyDiv w:val="1"/>
      <w:marLeft w:val="0"/>
      <w:marRight w:val="0"/>
      <w:marTop w:val="0"/>
      <w:marBottom w:val="0"/>
      <w:divBdr>
        <w:top w:val="none" w:sz="0" w:space="0" w:color="auto"/>
        <w:left w:val="none" w:sz="0" w:space="0" w:color="auto"/>
        <w:bottom w:val="none" w:sz="0" w:space="0" w:color="auto"/>
        <w:right w:val="none" w:sz="0" w:space="0" w:color="auto"/>
      </w:divBdr>
    </w:div>
    <w:div w:id="432938076">
      <w:bodyDiv w:val="1"/>
      <w:marLeft w:val="0"/>
      <w:marRight w:val="0"/>
      <w:marTop w:val="0"/>
      <w:marBottom w:val="0"/>
      <w:divBdr>
        <w:top w:val="none" w:sz="0" w:space="0" w:color="auto"/>
        <w:left w:val="none" w:sz="0" w:space="0" w:color="auto"/>
        <w:bottom w:val="none" w:sz="0" w:space="0" w:color="auto"/>
        <w:right w:val="none" w:sz="0" w:space="0" w:color="auto"/>
      </w:divBdr>
    </w:div>
    <w:div w:id="63217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C66C9279EF1F4EB041F95129D7549C" ma:contentTypeVersion="22" ma:contentTypeDescription="Create a new document." ma:contentTypeScope="" ma:versionID="d1460f91287f47fe04422d38dbb9de4f">
  <xsd:schema xmlns:xsd="http://www.w3.org/2001/XMLSchema" xmlns:xs="http://www.w3.org/2001/XMLSchema" xmlns:p="http://schemas.microsoft.com/office/2006/metadata/properties" xmlns:ns2="f3f3559c-2728-4180-8fe9-17ca1b852a48" xmlns:ns3="2bdd1514-616d-4e9f-a83e-cf2b4c98f710" targetNamespace="http://schemas.microsoft.com/office/2006/metadata/properties" ma:root="true" ma:fieldsID="c0c6ab92500d36bbeaf1111b080c437c" ns2:_="" ns3:_="">
    <xsd:import namespace="f3f3559c-2728-4180-8fe9-17ca1b852a48"/>
    <xsd:import namespace="2bdd1514-616d-4e9f-a83e-cf2b4c98f7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Batch" minOccurs="0"/>
                <xsd:element ref="ns2:SP_x002f_Publication" minOccurs="0"/>
                <xsd:element ref="ns2:Notes" minOccurs="0"/>
                <xsd:element ref="ns2:GeneralNotes" minOccurs="0"/>
                <xsd:element ref="ns2:ResponsiblePartie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3559c-2728-4180-8fe9-17ca1b852a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Batch" ma:index="18" nillable="true" ma:displayName="Batch" ma:format="Dropdown" ma:internalName="Batch">
      <xsd:simpleType>
        <xsd:restriction base="dms:Text">
          <xsd:maxLength value="255"/>
        </xsd:restriction>
      </xsd:simpleType>
    </xsd:element>
    <xsd:element name="SP_x002f_Publication" ma:index="19" nillable="true" ma:displayName="Review/Publication" ma:format="Dropdown" ma:internalName="SP_x002f_Publication">
      <xsd:simpleType>
        <xsd:restriction base="dms:Choice">
          <xsd:enumeration value="Stage Gate Review"/>
          <xsd:enumeration value="Ready for Publication"/>
          <xsd:enumeration value="HOLD"/>
          <xsd:enumeration value="Off-Cycle"/>
          <xsd:enumeration value="Posted to OS"/>
          <xsd:enumeration value="Choice 6"/>
          <xsd:enumeration value="Choice 7"/>
        </xsd:restriction>
      </xsd:simpleType>
    </xsd:element>
    <xsd:element name="Notes" ma:index="20" nillable="true" ma:displayName="Notes" ma:format="Dropdown" ma:internalName="Notes">
      <xsd:simpleType>
        <xsd:restriction base="dms:Note">
          <xsd:maxLength value="255"/>
        </xsd:restriction>
      </xsd:simpleType>
    </xsd:element>
    <xsd:element name="GeneralNotes" ma:index="21" nillable="true" ma:displayName="References Financial Assistance/CAS" ma:description="General Notes" ma:format="Dropdown" ma:internalName="GeneralNotes">
      <xsd:simpleType>
        <xsd:restriction base="dms:Text">
          <xsd:maxLength value="255"/>
        </xsd:restriction>
      </xsd:simpleType>
    </xsd:element>
    <xsd:element name="ResponsibleParties" ma:index="22" nillable="true" ma:displayName="Doctrine Team Rep" ma:format="Dropdown" ma:internalName="ResponsibleParties">
      <xsd:simpleType>
        <xsd:restriction base="dms:Choice">
          <xsd:enumeration value="Shirley"/>
          <xsd:enumeration value="Stephanie"/>
          <xsd:enumeration value="Choice 3"/>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c0885467-fdf6-42e8-a23e-67efc3f39a7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d1514-616d-4e9f-a83e-cf2b4c98f71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60a81f20-4db2-4ce6-bfa7-1ddee8d91568}" ma:internalName="TaxCatchAll" ma:showField="CatchAllData" ma:web="2bdd1514-616d-4e9f-a83e-cf2b4c98f7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tch xmlns="f3f3559c-2728-4180-8fe9-17ca1b852a48" xsi:nil="true"/>
    <TaxCatchAll xmlns="2bdd1514-616d-4e9f-a83e-cf2b4c98f710" xsi:nil="true"/>
    <Notes xmlns="f3f3559c-2728-4180-8fe9-17ca1b852a48" xsi:nil="true"/>
    <GeneralNotes xmlns="f3f3559c-2728-4180-8fe9-17ca1b852a48" xsi:nil="true"/>
    <ResponsibleParties xmlns="f3f3559c-2728-4180-8fe9-17ca1b852a48" xsi:nil="true"/>
    <SP_x002f_Publication xmlns="f3f3559c-2728-4180-8fe9-17ca1b852a48" xsi:nil="true"/>
    <lcf76f155ced4ddcb4097134ff3c332f xmlns="f3f3559c-2728-4180-8fe9-17ca1b852a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EC85FC-0369-4ACA-A53F-C42A1996DDC4}">
  <ds:schemaRefs>
    <ds:schemaRef ds:uri="http://schemas.microsoft.com/sharepoint/v3/contenttype/forms"/>
  </ds:schemaRefs>
</ds:datastoreItem>
</file>

<file path=customXml/itemProps2.xml><?xml version="1.0" encoding="utf-8"?>
<ds:datastoreItem xmlns:ds="http://schemas.openxmlformats.org/officeDocument/2006/customXml" ds:itemID="{91166DEB-7F38-4A3C-9922-97FA1F45397A}"/>
</file>

<file path=customXml/itemProps3.xml><?xml version="1.0" encoding="utf-8"?>
<ds:datastoreItem xmlns:ds="http://schemas.openxmlformats.org/officeDocument/2006/customXml" ds:itemID="{1D70164E-916A-4F3D-8724-09EF261F8571}">
  <ds:schemaRefs>
    <ds:schemaRef ds:uri="http://schemas.microsoft.com/office/2006/metadata/properties"/>
    <ds:schemaRef ds:uri="http://schemas.microsoft.com/office/infopath/2007/PartnerControls"/>
    <ds:schemaRef ds:uri="f3f3559c-2728-4180-8fe9-17ca1b852a48"/>
    <ds:schemaRef ds:uri="2bdd1514-616d-4e9f-a83e-cf2b4c98f71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Alvelda, Stephanie</dc:creator>
  <keywords/>
  <dc:description/>
  <lastModifiedBy>White, Kevin</lastModifiedBy>
  <revision>75</revision>
  <dcterms:created xsi:type="dcterms:W3CDTF">2025-02-20T21:12:00.0000000Z</dcterms:created>
  <dcterms:modified xsi:type="dcterms:W3CDTF">2025-05-29T12:53:01.8727542Z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0x010100FCC66C9279EF1F4EB041F95129D7549C</vt:lpwstr>
  </property>
  <property fmtid="{D5CDD505-2E9C-101B-9397-08002B2CF9AE}" pid="3" name="MediaServiceImageTags">
    <vt:lpwstr/>
  </property>
</Properties>
</file>