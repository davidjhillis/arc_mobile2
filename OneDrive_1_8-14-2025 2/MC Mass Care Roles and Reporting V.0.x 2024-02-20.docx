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4EA4" w:rsidP="00803D2D" w:rsidRDefault="00FC4EA4" w14:paraId="74405B05" w14:textId="611D19A0">
      <w:pPr>
        <w:pStyle w:val="Heading1"/>
      </w:pPr>
      <w:r w:rsidR="00FC4EA4">
        <w:rPr/>
        <w:t xml:space="preserve">Mass Care Group Roles </w:t>
      </w:r>
      <w:r w:rsidR="00093769">
        <w:rPr/>
        <w:t>and</w:t>
      </w:r>
      <w:r w:rsidR="00FC4EA4">
        <w:rPr/>
        <w:t xml:space="preserve"> </w:t>
      </w:r>
      <w:r w:rsidR="00803D2D">
        <w:rPr/>
        <w:t>Reporting</w:t>
      </w:r>
    </w:p>
    <w:p w:rsidRPr="00AF0B35" w:rsidR="00AF0B35" w:rsidP="646BCE5A" w:rsidRDefault="00AF0B35" w14:paraId="283D4E24" w14:textId="2CCC132F" w14:noSpellErr="1">
      <w:pPr>
        <w:rPr>
          <w:b w:val="1"/>
          <w:bCs w:val="1"/>
          <w:rPrChange w:author="" w16du:dateUtc="2025-02-20T21:16:00Z" w:id="176785221">
            <w:rPr/>
          </w:rPrChange>
        </w:rPr>
      </w:pPr>
      <w:r w:rsidRPr="646BCE5A" w:rsidR="00AF0B35">
        <w:rPr>
          <w:b w:val="1"/>
          <w:bCs w:val="1"/>
        </w:rPr>
        <w:t>Description: Provides a list of roles in the Mass Care group with their GAP requirements, reporti</w:t>
      </w:r>
      <w:r w:rsidRPr="646BCE5A" w:rsidR="00AF0B35">
        <w:rPr>
          <w:b w:val="1"/>
          <w:bCs w:val="1"/>
        </w:rPr>
        <w:t>ng structure, and high-level responsibilities</w:t>
      </w:r>
    </w:p>
    <w:p w:rsidRPr="00534A53" w:rsidR="00FC4EA4" w:rsidP="00695050" w:rsidRDefault="00FC4EA4" w14:paraId="4310A51A" w14:textId="05B462D6">
      <w:pPr>
        <w:pStyle w:val="Heading2"/>
        <w:rPr>
          <w:rStyle w:val="normaltextrun"/>
        </w:rPr>
      </w:pPr>
      <w:r w:rsidRPr="00534A53">
        <w:t>DRO Headquarters</w:t>
      </w:r>
    </w:p>
    <w:p w:rsidR="008A10A1" w:rsidP="00803D2D" w:rsidRDefault="008A10A1" w14:paraId="201A8E19" w14:textId="6479BC5D" w14:noSpellErr="1">
      <w:pPr>
        <w:pStyle w:val="Heading3"/>
      </w:pPr>
      <w:r w:rsidR="008A10A1">
        <w:rPr/>
        <w:t>AD Operations</w:t>
      </w:r>
    </w:p>
    <w:p w:rsidRPr="008A10A1" w:rsidR="008A10A1" w:rsidP="646BCE5A" w:rsidRDefault="008A10A1" w14:paraId="0F54C163" w14:textId="74DBA2BC" w14:noSpellErr="1">
      <w:pPr>
        <w:pStyle w:val="ListParagraph"/>
        <w:numPr>
          <w:ilvl w:val="0"/>
          <w:numId w:val="14"/>
        </w:numPr>
        <w:rPr/>
      </w:pPr>
      <w:r w:rsidR="008A10A1">
        <w:rPr/>
        <w:t>Accountable for prioritizing, achieving, and sustaining Mass Care standards</w:t>
      </w:r>
    </w:p>
    <w:p w:rsidRPr="00803D2D" w:rsidR="00FC4EA4" w:rsidP="00803D2D" w:rsidRDefault="00014B60" w14:paraId="709A9F6D" w14:textId="24B3C85E" w14:noSpellErr="1">
      <w:pPr>
        <w:pStyle w:val="Heading3"/>
        <w:rPr>
          <w:rPrChange w:author="" w16du:dateUtc="2025-02-20T20:36:00Z" w:id="1013836384">
            <w:rPr>
              <w:rStyle w:val="normaltextrun"/>
            </w:rPr>
          </w:rPrChange>
        </w:rPr>
      </w:pPr>
      <w:commentRangeStart w:id="21"/>
      <w:commentRangeStart w:id="258912434"/>
      <w:r w:rsidR="00014B60">
        <w:rPr/>
        <w:t xml:space="preserve">HQ </w:t>
      </w:r>
      <w:r w:rsidR="00FC4EA4">
        <w:rPr/>
        <w:t>Mass Care Chief</w:t>
      </w:r>
    </w:p>
    <w:p w:rsidRPr="00FC4EA4" w:rsidR="00FC4EA4" w:rsidP="00FC4EA4" w:rsidRDefault="00FC4EA4" w14:paraId="76E3064A" w14:textId="73F38ACA">
      <w:pPr>
        <w:pStyle w:val="ListParagraph"/>
        <w:numPr>
          <w:ilvl w:val="0"/>
          <w:numId w:val="7"/>
        </w:numPr>
        <w:rPr/>
      </w:pPr>
      <w:r w:rsidR="00FC4EA4">
        <w:rPr/>
        <w:t>Minimum</w:t>
      </w:r>
      <w:r w:rsidR="00FC4EA4">
        <w:rPr/>
        <w:t xml:space="preserve"> GAP</w:t>
      </w:r>
      <w:r w:rsidR="00FC4EA4">
        <w:rPr/>
        <w:t xml:space="preserve">: </w:t>
      </w:r>
      <w:r>
        <w:fldChar w:fldCharType="begin"/>
      </w:r>
      <w:r>
        <w:instrText xml:space="preserve">HYPERLINK "https://onesource.redcross.org/page/9483" \h</w:instrText>
      </w:r>
      <w:r>
        <w:fldChar w:fldCharType="separate"/>
      </w:r>
      <w:r w:rsidRPr="646BCE5A" w:rsidR="00FC4EA4">
        <w:rPr>
          <w:rStyle w:val="Hyperlink"/>
          <w:sz w:val="24"/>
          <w:szCs w:val="24"/>
        </w:rPr>
        <w:t>MC/</w:t>
      </w:r>
      <w:r w:rsidRPr="646BCE5A" w:rsidR="002B3919">
        <w:rPr>
          <w:rStyle w:val="Hyperlink"/>
          <w:sz w:val="24"/>
          <w:szCs w:val="24"/>
        </w:rPr>
        <w:t>/</w:t>
      </w:r>
      <w:r w:rsidRPr="646BCE5A" w:rsidR="00FC4EA4">
        <w:rPr>
          <w:rStyle w:val="Hyperlink"/>
          <w:sz w:val="24"/>
          <w:szCs w:val="24"/>
        </w:rPr>
        <w:t>CH</w:t>
      </w:r>
      <w:r>
        <w:fldChar w:fldCharType="end"/>
      </w:r>
    </w:p>
    <w:p w:rsidRPr="00FC4EA4" w:rsidR="00FC4EA4" w:rsidP="00FC4EA4" w:rsidRDefault="00FC4EA4" w14:paraId="7E754216" w14:textId="458F202F">
      <w:pPr>
        <w:pStyle w:val="ListParagraph"/>
        <w:numPr>
          <w:ilvl w:val="0"/>
          <w:numId w:val="7"/>
        </w:numPr>
      </w:pPr>
      <w:r>
        <w:t xml:space="preserve">Reports to Assistant Director </w:t>
      </w:r>
      <w:r w:rsidR="181D9262">
        <w:t xml:space="preserve">of </w:t>
      </w:r>
      <w:r>
        <w:t>Operations (AD/Ops)</w:t>
      </w:r>
    </w:p>
    <w:p w:rsidRPr="00FC4EA4" w:rsidR="00FC4EA4" w:rsidP="00FC4EA4" w:rsidRDefault="00FC4EA4" w14:paraId="737533E9" w14:textId="723D6B5D">
      <w:pPr>
        <w:pStyle w:val="ListParagraph"/>
        <w:numPr>
          <w:ilvl w:val="0"/>
          <w:numId w:val="7"/>
        </w:numPr>
      </w:pPr>
      <w:r>
        <w:t>Typically needed for complex Mass Care operations (</w:t>
      </w:r>
      <w:r w:rsidR="00176CC2">
        <w:t xml:space="preserve">Level </w:t>
      </w:r>
      <w:r>
        <w:t xml:space="preserve">4+). </w:t>
      </w:r>
    </w:p>
    <w:p w:rsidR="003206B9" w:rsidP="1DBF1C6F" w:rsidRDefault="00FC4EA4" w14:paraId="34B515EE" w14:textId="73766B76" w14:noSpellErr="1">
      <w:pPr>
        <w:pStyle w:val="ListParagraph"/>
        <w:numPr>
          <w:ilvl w:val="0"/>
          <w:numId w:val="7"/>
        </w:numPr>
        <w:rPr/>
      </w:pPr>
      <w:r w:rsidR="00FC4EA4">
        <w:rPr/>
        <w:t xml:space="preserve">Responsible for leading and managing the Mass Care group and all </w:t>
      </w:r>
      <w:r w:rsidR="003206B9">
        <w:rPr/>
        <w:t xml:space="preserve">of </w:t>
      </w:r>
      <w:r w:rsidR="00FC4EA4">
        <w:rPr/>
        <w:t>its activities.</w:t>
      </w:r>
      <w:r w:rsidR="00FC4EA4">
        <w:rPr/>
        <w:t xml:space="preserve"> </w:t>
      </w:r>
    </w:p>
    <w:p w:rsidRPr="00FC4EA4" w:rsidR="00FC4EA4" w:rsidP="1DBF1C6F" w:rsidRDefault="003206B9" w14:paraId="63A49CCA" w14:textId="47149D1F" w14:noSpellErr="1">
      <w:pPr>
        <w:pStyle w:val="ListParagraph"/>
        <w:numPr>
          <w:ilvl w:val="0"/>
          <w:numId w:val="7"/>
        </w:numPr>
        <w:rPr/>
      </w:pPr>
      <w:r w:rsidR="003206B9">
        <w:rPr/>
        <w:t>R</w:t>
      </w:r>
      <w:r w:rsidR="00FC4EA4">
        <w:rPr/>
        <w:t>esponsible for</w:t>
      </w:r>
      <w:r w:rsidR="01818BEF">
        <w:rPr/>
        <w:t xml:space="preserve"> </w:t>
      </w:r>
      <w:r w:rsidR="00B25A43">
        <w:rPr/>
        <w:t>supporting</w:t>
      </w:r>
      <w:r w:rsidR="01818BEF">
        <w:rPr/>
        <w:t xml:space="preserve"> the </w:t>
      </w:r>
      <w:r w:rsidR="00B25A43">
        <w:rPr/>
        <w:t>activities</w:t>
      </w:r>
      <w:r w:rsidR="01818BEF">
        <w:rPr/>
        <w:t xml:space="preserve"> </w:t>
      </w:r>
      <w:r w:rsidR="00B25A43">
        <w:rPr/>
        <w:t>of</w:t>
      </w:r>
      <w:r w:rsidR="00FC4EA4">
        <w:rPr/>
        <w:t xml:space="preserve"> any Activity Manager position that is vacant</w:t>
      </w:r>
      <w:r w:rsidR="00ED6D67">
        <w:rPr/>
        <w:t>.</w:t>
      </w:r>
      <w:r w:rsidR="00FC4EA4">
        <w:rPr/>
        <w:t xml:space="preserve"> </w:t>
      </w:r>
    </w:p>
    <w:p w:rsidR="00FC4EA4" w:rsidP="00FC4EA4" w:rsidRDefault="133853B2" w14:paraId="72555D77" w14:textId="7A7137E4" w14:noSpellErr="1">
      <w:pPr>
        <w:pStyle w:val="ListParagraph"/>
        <w:numPr>
          <w:ilvl w:val="0"/>
          <w:numId w:val="7"/>
        </w:numPr>
        <w:rPr/>
      </w:pPr>
      <w:r w:rsidR="133853B2">
        <w:rPr/>
        <w:t xml:space="preserve">Accountable for </w:t>
      </w:r>
      <w:r w:rsidR="00FC4EA4">
        <w:rPr/>
        <w:t xml:space="preserve">ensuring all Mass Care activities </w:t>
      </w:r>
      <w:r w:rsidR="00E00A9E">
        <w:rPr/>
        <w:t>follow</w:t>
      </w:r>
      <w:r w:rsidR="00FC4EA4">
        <w:rPr/>
        <w:t xml:space="preserve"> program standards. </w:t>
      </w:r>
    </w:p>
    <w:p w:rsidRPr="00803D2D" w:rsidR="00FC4EA4" w:rsidP="03CCB289" w:rsidRDefault="00014B60" w14:paraId="4FEF86C1" w14:textId="7AC873F2">
      <w:pPr>
        <w:pStyle w:val="Heading3"/>
        <w:ind w:left="0"/>
      </w:pPr>
      <w:r w:rsidR="00014B60">
        <w:rPr/>
        <w:t xml:space="preserve">HQ </w:t>
      </w:r>
      <w:r w:rsidR="00FC4EA4">
        <w:rPr/>
        <w:t>Mass Care Manager</w:t>
      </w:r>
      <w:r w:rsidR="00FC4EA4">
        <w:rPr/>
        <w:t> </w:t>
      </w:r>
    </w:p>
    <w:p w:rsidRPr="00FC4EA4" w:rsidR="00FC4EA4" w:rsidP="00FC4EA4" w:rsidRDefault="00FC4EA4" w14:paraId="331182F0" w14:textId="5BD485FB">
      <w:pPr>
        <w:pStyle w:val="ListParagraph"/>
        <w:numPr>
          <w:ilvl w:val="0"/>
          <w:numId w:val="8"/>
        </w:numPr>
        <w:rPr/>
      </w:pPr>
      <w:r w:rsidR="00FC4EA4">
        <w:rPr/>
        <w:t>Minimum</w:t>
      </w:r>
      <w:r w:rsidR="00FC4EA4">
        <w:rPr/>
        <w:t xml:space="preserve"> G</w:t>
      </w:r>
      <w:r w:rsidR="00FC4EA4">
        <w:rPr/>
        <w:t>A</w:t>
      </w:r>
      <w:r w:rsidR="00FC4EA4">
        <w:rPr/>
        <w:t>P</w:t>
      </w:r>
      <w:r w:rsidR="00FC4EA4">
        <w:rPr/>
        <w:t>:</w:t>
      </w:r>
      <w:r w:rsidRPr="646BCE5A" w:rsidR="00FC4EA4">
        <w:rPr>
          <w:b w:val="1"/>
          <w:bCs w:val="1"/>
        </w:rPr>
        <w:t xml:space="preserve"> </w:t>
      </w:r>
      <w:r>
        <w:fldChar w:fldCharType="begin"/>
      </w:r>
      <w:r>
        <w:instrText xml:space="preserve">HYPERLINK "https://redcross-sb.interactgo.com/page/9490" \h</w:instrText>
      </w:r>
      <w:r>
        <w:fldChar w:fldCharType="separate"/>
      </w:r>
      <w:r w:rsidRPr="646BCE5A" w:rsidR="00FC4EA4">
        <w:rPr>
          <w:rStyle w:val="Hyperlink"/>
          <w:sz w:val="24"/>
          <w:szCs w:val="24"/>
        </w:rPr>
        <w:t>MC/GEN/MN</w:t>
      </w:r>
      <w:r>
        <w:fldChar w:fldCharType="end"/>
      </w:r>
    </w:p>
    <w:p w:rsidRPr="00FC4EA4" w:rsidR="00FC4EA4" w:rsidP="00FC4EA4" w:rsidRDefault="00FC4EA4" w14:paraId="41D90F73" w14:textId="6552E76F" w14:noSpellErr="1">
      <w:pPr>
        <w:pStyle w:val="ListParagraph"/>
        <w:numPr>
          <w:ilvl w:val="0"/>
          <w:numId w:val="8"/>
        </w:numPr>
        <w:rPr/>
      </w:pPr>
      <w:r w:rsidR="00FC4EA4">
        <w:rPr/>
        <w:t>Reports to Assistant Director o</w:t>
      </w:r>
      <w:r w:rsidR="56ADBAD6">
        <w:rPr/>
        <w:t>f</w:t>
      </w:r>
      <w:r w:rsidR="00FC4EA4">
        <w:rPr/>
        <w:t xml:space="preserve"> Operations (AD/Ops) or </w:t>
      </w:r>
      <w:r w:rsidR="000C2158">
        <w:rPr/>
        <w:t xml:space="preserve">HQ </w:t>
      </w:r>
      <w:r w:rsidR="00FC4EA4">
        <w:rPr/>
        <w:t xml:space="preserve">Mass Care Chief </w:t>
      </w:r>
    </w:p>
    <w:p w:rsidRPr="00FC4EA4" w:rsidR="00FC4EA4" w:rsidP="00FC4EA4" w:rsidRDefault="000C2158" w14:paraId="3F327596" w14:textId="65EE58CC">
      <w:pPr>
        <w:pStyle w:val="ListParagraph"/>
        <w:numPr>
          <w:ilvl w:val="0"/>
          <w:numId w:val="8"/>
        </w:numPr>
        <w:rPr/>
      </w:pPr>
      <w:r w:rsidR="000C2158">
        <w:rPr/>
        <w:t>T</w:t>
      </w:r>
      <w:r w:rsidR="00FC4EA4">
        <w:rPr/>
        <w:t>ypically needed for Mass Care operations (</w:t>
      </w:r>
      <w:r w:rsidR="006842EE">
        <w:rPr/>
        <w:t>L</w:t>
      </w:r>
      <w:r w:rsidR="00FC4EA4">
        <w:rPr/>
        <w:t xml:space="preserve">evel 2-3) </w:t>
      </w:r>
    </w:p>
    <w:p w:rsidRPr="00FC4EA4" w:rsidR="00FC4EA4" w:rsidP="646BCE5A" w:rsidRDefault="00FC4EA4" w14:paraId="0135CD4F" w14:textId="043E6297">
      <w:pPr>
        <w:pStyle w:val="ListParagraph"/>
        <w:numPr>
          <w:ilvl w:val="0"/>
          <w:numId w:val="8"/>
        </w:numPr>
        <w:rPr/>
      </w:pPr>
      <w:r w:rsidR="00FC4EA4">
        <w:rPr/>
        <w:t xml:space="preserve">Responsible for leading and managing the Mass Care group and all its activities. </w:t>
      </w:r>
    </w:p>
    <w:p w:rsidRPr="00FC4EA4" w:rsidR="00FC4EA4" w:rsidP="646BCE5A" w:rsidRDefault="00FC4EA4" w14:paraId="4CD8E847" w14:textId="31AC0770">
      <w:pPr>
        <w:pStyle w:val="ListParagraph"/>
        <w:numPr>
          <w:ilvl w:val="0"/>
          <w:numId w:val="8"/>
        </w:numPr>
        <w:rPr/>
      </w:pPr>
      <w:r w:rsidR="2A04CC8D">
        <w:rPr/>
        <w:t>R</w:t>
      </w:r>
      <w:r w:rsidR="00FC4EA4">
        <w:rPr/>
        <w:t>esponsible for filling any Activity Manager position that is vacant</w:t>
      </w:r>
    </w:p>
    <w:p w:rsidRPr="00FC4EA4" w:rsidR="00FC4EA4" w:rsidP="646BCE5A" w:rsidRDefault="00FC4EA4" w14:paraId="0DD5C7EC" w14:textId="11278314">
      <w:pPr>
        <w:pStyle w:val="ListParagraph"/>
        <w:numPr>
          <w:ilvl w:val="0"/>
          <w:numId w:val="8"/>
        </w:numPr>
        <w:rPr>
          <w:color w:val="000000" w:themeColor="text1" w:themeTint="FF" w:themeShade="FF"/>
          <w:sz w:val="22"/>
          <w:szCs w:val="22"/>
        </w:rPr>
      </w:pPr>
      <w:r w:rsidR="42E4DA87">
        <w:rPr/>
        <w:t xml:space="preserve">Accountable </w:t>
      </w:r>
      <w:r w:rsidR="42E4DA87">
        <w:rPr/>
        <w:t>for ensuring</w:t>
      </w:r>
      <w:r w:rsidR="42E4DA87">
        <w:rPr/>
        <w:t xml:space="preserve"> </w:t>
      </w:r>
      <w:r w:rsidR="00FC4EA4">
        <w:rPr/>
        <w:t xml:space="preserve">that all Mass Care activities are conducting service delivery </w:t>
      </w:r>
      <w:r w:rsidR="00FC4EA4">
        <w:rPr/>
        <w:t>in accordance with</w:t>
      </w:r>
      <w:r w:rsidR="00FC4EA4">
        <w:rPr/>
        <w:t xml:space="preserve"> program standards.</w:t>
      </w:r>
    </w:p>
    <w:p w:rsidRPr="009130E9" w:rsidR="00FC4EA4" w:rsidP="00FC4EA4" w:rsidRDefault="00FC4EA4" w14:paraId="5D6366B3" w14:textId="76C3CA33">
      <w:pPr>
        <w:pStyle w:val="ListParagraph"/>
        <w:numPr>
          <w:ilvl w:val="0"/>
          <w:numId w:val="8"/>
        </w:numPr>
        <w:rPr/>
      </w:pPr>
      <w:r w:rsidR="00FC4EA4">
        <w:rPr/>
        <w:t xml:space="preserve">In complex Mass Care operations (level 4+) this position can be assigned to </w:t>
      </w:r>
      <w:r w:rsidR="00FC4EA4">
        <w:rPr/>
        <w:t>support the Mass Care Chief with managing the Mass Care group.</w:t>
      </w:r>
      <w:r w:rsidR="5C648A5B">
        <w:rPr/>
        <w:t xml:space="preserve"> In these situations, they can be assigned to support Mass Care Sheltering or Community Services. </w:t>
      </w:r>
      <w:commentRangeEnd w:id="21"/>
      <w:r>
        <w:rPr>
          <w:rStyle w:val="CommentReference"/>
        </w:rPr>
        <w:commentReference w:id="21"/>
      </w:r>
      <w:commentRangeEnd w:id="258912434"/>
      <w:r>
        <w:rPr>
          <w:rStyle w:val="CommentReference"/>
        </w:rPr>
        <w:commentReference w:id="258912434"/>
      </w:r>
    </w:p>
    <w:p w:rsidRPr="00803D2D" w:rsidR="00FC4EA4" w:rsidP="646BCE5A" w:rsidRDefault="00FC4EA4" w14:paraId="4967C32F" w14:textId="71855DAC">
      <w:pPr>
        <w:pStyle w:val="Heading3"/>
      </w:pPr>
      <w:r w:rsidR="00A607FF">
        <w:rPr/>
        <w:t>Mass Care Admin</w:t>
      </w:r>
    </w:p>
    <w:p w:rsidRPr="009130E9" w:rsidR="00FC4EA4" w:rsidP="00FC4EA4" w:rsidRDefault="00FC4EA4" w14:paraId="2CB7B9F7" w14:textId="1243C654">
      <w:pPr>
        <w:pStyle w:val="ListParagraph"/>
        <w:numPr>
          <w:ilvl w:val="0"/>
          <w:numId w:val="9"/>
        </w:numPr>
        <w:rPr/>
      </w:pPr>
      <w:r w:rsidR="00FC4EA4">
        <w:rPr/>
        <w:t>Minimum</w:t>
      </w:r>
      <w:r w:rsidR="00FC4EA4">
        <w:rPr/>
        <w:t xml:space="preserve"> G</w:t>
      </w:r>
      <w:r w:rsidR="00FC4EA4">
        <w:rPr/>
        <w:t>A</w:t>
      </w:r>
      <w:r w:rsidR="00FC4EA4">
        <w:rPr/>
        <w:t>P</w:t>
      </w:r>
      <w:r w:rsidR="00FC4EA4">
        <w:rPr/>
        <w:t>: MC/All/SA</w:t>
      </w:r>
    </w:p>
    <w:p w:rsidRPr="00FC4EA4" w:rsidR="00FC4EA4" w:rsidP="646BCE5A" w:rsidRDefault="00FC4EA4" w14:paraId="1F66150B" w14:textId="63C291C9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="00FC4EA4">
        <w:rPr/>
        <w:t xml:space="preserve">Reports to </w:t>
      </w:r>
      <w:r w:rsidR="00C362D0">
        <w:rPr/>
        <w:t xml:space="preserve">HQ </w:t>
      </w:r>
      <w:r w:rsidR="00FC4EA4">
        <w:rPr/>
        <w:t xml:space="preserve">Mass Care Chief </w:t>
      </w:r>
    </w:p>
    <w:p w:rsidRPr="009130E9" w:rsidR="00FC4EA4" w:rsidP="00FC4EA4" w:rsidRDefault="00FC4EA4" w14:paraId="2A421872" w14:textId="29CD3A24">
      <w:pPr>
        <w:pStyle w:val="ListParagraph"/>
        <w:numPr>
          <w:ilvl w:val="0"/>
          <w:numId w:val="9"/>
        </w:numPr>
        <w:rPr/>
      </w:pPr>
      <w:r w:rsidR="00FC4EA4">
        <w:rPr/>
        <w:t>This position is typically needed on a complex Mass Care operation (</w:t>
      </w:r>
      <w:r w:rsidR="006842EE">
        <w:rPr/>
        <w:t>L</w:t>
      </w:r>
      <w:r w:rsidR="00FC4EA4">
        <w:rPr/>
        <w:t xml:space="preserve">evel 4+). </w:t>
      </w:r>
    </w:p>
    <w:p w:rsidR="6E244F39" w:rsidP="646BCE5A" w:rsidRDefault="6E244F39" w14:paraId="263BA2DD" w14:textId="3193703F">
      <w:pPr>
        <w:pStyle w:val="ListParagraph"/>
        <w:numPr>
          <w:ilvl w:val="0"/>
          <w:numId w:val="9"/>
        </w:numPr>
        <w:rPr/>
      </w:pPr>
      <w:r w:rsidR="6E244F39">
        <w:rPr/>
        <w:t>Typically</w:t>
      </w:r>
      <w:r w:rsidR="6E244F39">
        <w:rPr/>
        <w:t xml:space="preserve"> this </w:t>
      </w:r>
      <w:r w:rsidR="76C6A744">
        <w:rPr/>
        <w:t>position</w:t>
      </w:r>
      <w:r w:rsidR="6E244F39">
        <w:rPr/>
        <w:t xml:space="preserve"> supports </w:t>
      </w:r>
      <w:r w:rsidR="7ADB3019">
        <w:rPr/>
        <w:t>an</w:t>
      </w:r>
      <w:r w:rsidR="6E244F39">
        <w:rPr/>
        <w:t xml:space="preserve"> operation by supporting administrative tasks. Such as supporting data collection, completing planning documents, and </w:t>
      </w:r>
      <w:r w:rsidR="21FDDE7D">
        <w:rPr/>
        <w:t>maintaining</w:t>
      </w:r>
      <w:r w:rsidR="6E244F39">
        <w:rPr/>
        <w:t xml:space="preserve"> systems. </w:t>
      </w:r>
    </w:p>
    <w:p w:rsidRPr="009130E9" w:rsidR="00FC4EA4" w:rsidP="00FC4EA4" w:rsidRDefault="00FC4EA4" w14:paraId="44B091E6" w14:textId="61533221">
      <w:pPr>
        <w:pStyle w:val="ListParagraph"/>
        <w:numPr>
          <w:ilvl w:val="0"/>
          <w:numId w:val="9"/>
        </w:numPr>
        <w:rPr/>
      </w:pPr>
      <w:r w:rsidR="00FC4EA4">
        <w:rPr/>
        <w:t xml:space="preserve">Responsible for supporting the Mass Care </w:t>
      </w:r>
      <w:r w:rsidR="00C362D0">
        <w:rPr/>
        <w:t>g</w:t>
      </w:r>
      <w:r w:rsidR="00C362D0">
        <w:rPr/>
        <w:t>roup</w:t>
      </w:r>
      <w:r w:rsidR="54A7328B">
        <w:rPr/>
        <w:t xml:space="preserve"> as directed by their </w:t>
      </w:r>
      <w:r w:rsidR="56E60D82">
        <w:rPr/>
        <w:t>supervisor</w:t>
      </w:r>
      <w:r w:rsidR="54A7328B">
        <w:rPr/>
        <w:t>.</w:t>
      </w:r>
    </w:p>
    <w:p w:rsidRPr="00225235" w:rsidR="00FC4EA4" w:rsidP="00695050" w:rsidRDefault="00FC4EA4" w14:paraId="6AAA2BBF" w14:textId="786D9FED">
      <w:pPr>
        <w:pStyle w:val="Heading2"/>
      </w:pPr>
      <w:bookmarkStart w:name="_Toc172283883" w:id="70"/>
      <w:r w:rsidR="00FC4EA4">
        <w:rPr/>
        <w:t>Tables of Organization</w:t>
      </w:r>
      <w:bookmarkEnd w:id="70"/>
    </w:p>
    <w:p w:rsidRPr="00AD2E85" w:rsidR="00FC4EA4" w:rsidP="00FC4EA4" w:rsidRDefault="00FC4EA4" w14:paraId="1D5D1F80" w14:textId="2B569A93">
      <w:pPr>
        <w:pStyle w:val="ListParagraph"/>
        <w:numPr>
          <w:ilvl w:val="0"/>
          <w:numId w:val="11"/>
        </w:numPr>
        <w:rPr/>
      </w:pPr>
      <w:r w:rsidR="00FC4EA4">
        <w:rPr/>
        <w:t xml:space="preserve">Mass Care group and activity table of organization can be found in the latest </w:t>
      </w:r>
      <w:r>
        <w:fldChar w:fldCharType="begin"/>
      </w:r>
      <w:ins w:author="Alvelda, Stephanie" w:date="2025-02-20T13:05:00Z" w:id="618919527">
        <w:r>
          <w:instrText xml:space="preserve">HYPERLINK "https://onesource.redcross.org/page/8179" \h </w:instrText>
        </w:r>
      </w:ins>
      <w:r>
        <w:instrText xml:space="preserve">HYPERLINK "https://onesource.redcross.org/page/8179" \h</w:instrText>
      </w:r>
      <w:r>
        <w:fldChar w:fldCharType="separate"/>
      </w:r>
      <w:r w:rsidRPr="646BCE5A" w:rsidR="004261DD">
        <w:rPr>
          <w:rStyle w:val="Hyperlink"/>
        </w:rPr>
        <w:t>ConOps</w:t>
      </w:r>
      <w:r w:rsidRPr="646BCE5A" w:rsidR="004261DD">
        <w:rPr>
          <w:rStyle w:val="Hyperlink"/>
        </w:rPr>
        <w:t xml:space="preserve"> Tables of Organization and Position-Assignment Charts</w:t>
      </w:r>
      <w:r>
        <w:fldChar w:fldCharType="end"/>
      </w:r>
      <w:r w:rsidR="00FC4EA4">
        <w:rPr/>
        <w:t xml:space="preserve">. </w:t>
      </w:r>
    </w:p>
    <w:p w:rsidRPr="00AD2E85" w:rsidR="00FC4EA4" w:rsidP="00FC4EA4" w:rsidRDefault="00FC4EA4" w14:paraId="188E2534" w14:textId="77777777" w14:noSpellErr="1">
      <w:pPr>
        <w:pStyle w:val="ListParagraph"/>
        <w:numPr>
          <w:ilvl w:val="0"/>
          <w:numId w:val="11"/>
        </w:numPr>
        <w:rPr/>
      </w:pPr>
      <w:r w:rsidR="00FC4EA4">
        <w:rPr/>
        <w:t>National</w:t>
      </w:r>
      <w:r w:rsidR="00FC4EA4">
        <w:rPr/>
        <w:t xml:space="preserve"> Disaster Operations Coordination Center (DOCC) table of organization can be found </w:t>
      </w:r>
      <w:r>
        <w:fldChar w:fldCharType="begin"/>
      </w:r>
      <w:r>
        <w:instrText xml:space="preserve">HYPERLINK "https://onesource.redcross.org/page/2405" \h</w:instrText>
      </w:r>
      <w:r>
        <w:fldChar w:fldCharType="separate"/>
      </w:r>
      <w:r w:rsidRPr="646BCE5A" w:rsidR="00FC4EA4">
        <w:rPr>
          <w:rStyle w:val="Hyperlink"/>
        </w:rPr>
        <w:t>here</w:t>
      </w:r>
      <w:r>
        <w:fldChar w:fldCharType="end"/>
      </w:r>
      <w:r w:rsidR="00FC4EA4">
        <w:rPr/>
        <w:t xml:space="preserve">. </w:t>
      </w:r>
    </w:p>
    <w:p w:rsidRPr="00AD2E85" w:rsidR="00FC4EA4" w:rsidP="00FC4EA4" w:rsidRDefault="00FC4EA4" w14:paraId="2035FC1B" w14:textId="1BEFB3BD">
      <w:pPr>
        <w:pStyle w:val="ListParagraph"/>
        <w:numPr>
          <w:ilvl w:val="0"/>
          <w:numId w:val="11"/>
        </w:numPr>
        <w:rPr/>
      </w:pPr>
      <w:r w:rsidR="00FC4EA4">
        <w:rPr/>
        <w:t xml:space="preserve">For current roster of activated Disaster Operations Coordination Center (DOCC) Watch Officers </w:t>
      </w:r>
      <w:r w:rsidR="00AD2E85">
        <w:rPr/>
        <w:t>and</w:t>
      </w:r>
      <w:r w:rsidR="00AD2E85">
        <w:rPr/>
        <w:t xml:space="preserve"> </w:t>
      </w:r>
      <w:r w:rsidR="00FC4EA4">
        <w:rPr/>
        <w:t xml:space="preserve">activation level please check out the </w:t>
      </w:r>
      <w:r>
        <w:fldChar w:fldCharType="begin"/>
      </w:r>
      <w:r>
        <w:instrText xml:space="preserve">HYPERLINK "https://maps.rcview.redcross.org/portal/apps/MapSeries/index.html?appid=f907d00e21034db283a220a85917a179" \h</w:instrText>
      </w:r>
      <w:r>
        <w:fldChar w:fldCharType="separate"/>
      </w:r>
      <w:r w:rsidRPr="646BCE5A" w:rsidR="00FC4EA4">
        <w:rPr>
          <w:rStyle w:val="Hyperlink"/>
        </w:rPr>
        <w:t>national operations summary</w:t>
      </w:r>
      <w:r>
        <w:fldChar w:fldCharType="end"/>
      </w:r>
      <w:r w:rsidR="00FC4EA4">
        <w:rPr/>
        <w:t xml:space="preserve">. </w:t>
      </w:r>
    </w:p>
    <w:p w:rsidRPr="00252B4C" w:rsidR="00FC4EA4" w:rsidP="00695050" w:rsidRDefault="00FC4EA4" w14:paraId="521564D6" w14:textId="438DE2E7">
      <w:pPr>
        <w:pStyle w:val="Heading2"/>
      </w:pPr>
      <w:bookmarkStart w:name="_Toc172283884" w:id="85"/>
      <w:r w:rsidRPr="580DECBE">
        <w:t xml:space="preserve">Additional </w:t>
      </w:r>
      <w:bookmarkEnd w:id="85"/>
      <w:r w:rsidR="00F94DFE">
        <w:t>Resources</w:t>
      </w:r>
      <w:r w:rsidRPr="580DECBE">
        <w:t xml:space="preserve"> </w:t>
      </w:r>
    </w:p>
    <w:p w:rsidR="00FC4EA4" w:rsidP="03CCB289" w:rsidRDefault="00FC4EA4" w14:paraId="01ECB9CE" w14:textId="512D100C">
      <w:pPr>
        <w:pStyle w:val="Normal"/>
        <w:numPr>
          <w:ilvl w:val="0"/>
          <w:numId w:val="12"/>
        </w:numPr>
        <w:rPr>
          <w:rFonts w:eastAsia="Arial" w:cs="Arial"/>
          <w:color w:val="000000" w:themeColor="text1" w:themeTint="FF" w:themeShade="FF"/>
          <w:sz w:val="22"/>
          <w:szCs w:val="22"/>
          <w:rPrChange w:author="" w16du:dateUtc="2025-02-20T21:07:00Z" w:id="928495291"/>
        </w:rPr>
      </w:pPr>
      <w:bookmarkStart w:name="_Kitchen_Site_Table" w:id="88"/>
      <w:bookmarkEnd w:id="88"/>
      <w:r w:rsidRPr="03CCB289" w:rsidR="00FC4EA4">
        <w:rPr>
          <w:rFonts w:eastAsia="Arial" w:cs="Arial"/>
        </w:rPr>
        <w:t>Mass Care Program Overview</w:t>
      </w:r>
    </w:p>
    <w:p w:rsidR="00633DE2" w:rsidP="00FC4EA4" w:rsidRDefault="00633DE2" w14:paraId="54558417" w14:textId="775BCB79" w14:noSpellErr="1">
      <w:pPr>
        <w:pStyle w:val="ListParagraph"/>
        <w:numPr>
          <w:ilvl w:val="0"/>
          <w:numId w:val="12"/>
        </w:numPr>
        <w:rPr>
          <w:rFonts w:eastAsia="Arial" w:cs="Arial"/>
        </w:rPr>
      </w:pPr>
      <w:r w:rsidRPr="646BCE5A" w:rsidR="00633DE2">
        <w:rPr>
          <w:rFonts w:eastAsia="Arial" w:cs="Arial"/>
        </w:rPr>
        <w:t>Mass Care Standards</w:t>
      </w:r>
    </w:p>
    <w:p w:rsidR="00BC1E02" w:rsidP="00FC4EA4" w:rsidRDefault="00BC1E02" w14:paraId="64A7546E" w14:textId="321D38A5" w14:noSpellErr="1">
      <w:pPr>
        <w:pStyle w:val="ListParagraph"/>
        <w:numPr>
          <w:ilvl w:val="0"/>
          <w:numId w:val="12"/>
        </w:numPr>
        <w:rPr>
          <w:rFonts w:eastAsia="Arial" w:cs="Arial"/>
        </w:rPr>
      </w:pPr>
      <w:r w:rsidRPr="646BCE5A" w:rsidR="00BC1E02">
        <w:rPr>
          <w:rFonts w:eastAsia="Arial" w:cs="Arial"/>
        </w:rPr>
        <w:t>Sheltering Roles and Reporting</w:t>
      </w:r>
    </w:p>
    <w:p w:rsidR="00BC1E02" w:rsidP="00FC4EA4" w:rsidRDefault="00BC1E02" w14:paraId="1E05D520" w14:textId="46ECF355" w14:noSpellErr="1">
      <w:pPr>
        <w:pStyle w:val="ListParagraph"/>
        <w:numPr>
          <w:ilvl w:val="0"/>
          <w:numId w:val="12"/>
        </w:numPr>
        <w:rPr>
          <w:rFonts w:eastAsia="Arial" w:cs="Arial"/>
        </w:rPr>
      </w:pPr>
      <w:r w:rsidRPr="646BCE5A" w:rsidR="00BC1E02">
        <w:rPr>
          <w:rFonts w:eastAsia="Arial" w:cs="Arial"/>
        </w:rPr>
        <w:t>Feeding Roles and Reporting</w:t>
      </w:r>
    </w:p>
    <w:p w:rsidR="00BC1E02" w:rsidP="00FC4EA4" w:rsidRDefault="00BC1E02" w14:paraId="3FC1C4B7" w14:textId="32F09F28" w14:noSpellErr="1">
      <w:pPr>
        <w:pStyle w:val="ListParagraph"/>
        <w:numPr>
          <w:ilvl w:val="0"/>
          <w:numId w:val="12"/>
        </w:numPr>
        <w:rPr>
          <w:rFonts w:eastAsia="Arial" w:cs="Arial"/>
        </w:rPr>
      </w:pPr>
      <w:r w:rsidRPr="646BCE5A" w:rsidR="00BC1E02">
        <w:rPr>
          <w:rFonts w:eastAsia="Arial" w:cs="Arial"/>
        </w:rPr>
        <w:t>DES Roles and Reporting</w:t>
      </w:r>
    </w:p>
    <w:p w:rsidR="00BC1E02" w:rsidP="00FC4EA4" w:rsidRDefault="00BC1E02" w14:paraId="0F6C1691" w14:textId="488E6B5A" w14:noSpellErr="1">
      <w:pPr>
        <w:pStyle w:val="ListParagraph"/>
        <w:numPr>
          <w:ilvl w:val="0"/>
          <w:numId w:val="12"/>
        </w:numPr>
        <w:rPr>
          <w:rFonts w:eastAsia="Arial" w:cs="Arial"/>
        </w:rPr>
      </w:pPr>
      <w:r w:rsidRPr="646BCE5A" w:rsidR="00BC1E02">
        <w:rPr>
          <w:rFonts w:eastAsia="Arial" w:cs="Arial"/>
        </w:rPr>
        <w:t>Reunification Roles and Reporting</w:t>
      </w:r>
    </w:p>
    <w:p w:rsidR="00BC1E02" w:rsidP="00FC4EA4" w:rsidRDefault="00BC1E02" w14:paraId="1404DA0F" w14:textId="4369DC92" w14:noSpellErr="1">
      <w:pPr>
        <w:pStyle w:val="ListParagraph"/>
        <w:numPr>
          <w:ilvl w:val="0"/>
          <w:numId w:val="12"/>
        </w:numPr>
        <w:rPr>
          <w:rFonts w:eastAsia="Arial" w:cs="Arial"/>
        </w:rPr>
      </w:pPr>
      <w:r w:rsidRPr="646BCE5A" w:rsidR="00BC1E02">
        <w:rPr>
          <w:rFonts w:eastAsia="Arial" w:cs="Arial"/>
        </w:rPr>
        <w:t>Household Pets Roles and Reporting</w:t>
      </w:r>
    </w:p>
    <w:p w:rsidRPr="003F0761" w:rsidR="003F0761" w:rsidP="00695050" w:rsidRDefault="003F0761" w14:paraId="1225973A" w14:textId="321B8227">
      <w:pPr>
        <w:pStyle w:val="Heading2"/>
      </w:pPr>
      <w:r>
        <w:t>Questions</w:t>
      </w:r>
    </w:p>
    <w:p w:rsidR="000E44F4" w:rsidP="03CCB289" w:rsidRDefault="00735414" w14:paraId="6ABB2AD7" w14:textId="1ADA285F">
      <w:pPr>
        <w:rPr>
          <w:highlight w:val="yellow"/>
        </w:rPr>
      </w:pPr>
      <w:r w:rsidR="00735414">
        <w:rPr/>
        <w:t>For more information, contact</w:t>
      </w:r>
      <w:r w:rsidR="00633DE2">
        <w:rPr/>
        <w:t xml:space="preserve"> </w:t>
      </w:r>
      <w:ins w:author="White, Kevin" w:date="2025-03-07T23:50:15.52Z" w:id="1820700853">
        <w:r>
          <w:fldChar w:fldCharType="begin"/>
        </w:r>
        <w:r>
          <w:instrText xml:space="preserve">HYPERLINK "mailto:masscare@recross.org" </w:instrText>
        </w:r>
        <w:r>
          <w:fldChar w:fldCharType="separate"/>
        </w:r>
        <w:r/>
      </w:ins>
      <w:r w:rsidRPr="646BCE5A" w:rsidR="126553C7">
        <w:rPr>
          <w:rStyle w:val="Hyperlink"/>
        </w:rPr>
        <w:t>masscare@recross.org</w:t>
      </w:r>
      <w:ins w:author="White, Kevin" w:date="2025-03-07T23:50:15.52Z" w:id="269813240">
        <w:r>
          <w:fldChar w:fldCharType="end"/>
        </w:r>
      </w:ins>
      <w:r w:rsidR="126553C7">
        <w:rPr/>
        <w:t xml:space="preserve"> </w:t>
      </w:r>
    </w:p>
    <w:sectPr w:rsidR="000E44F4" w:rsidSect="00417AF6">
      <w:footerReference w:type="default" r:id="rId14"/>
      <w:pgSz w:w="12240" w:h="15840" w:orient="portrait"/>
      <w:pgMar w:top="1008" w:right="1008" w:bottom="1440" w:left="1008" w:header="432" w:footer="432" w:gutter="0"/>
      <w:cols w:space="720"/>
      <w:docGrid w:linePitch="360"/>
      <w:sectPrChange w:author="Alvelda, Stephanie" w:date="2025-02-20T13:09:00Z" w16du:dateUtc="2025-02-20T21:09:00Z" w:id="109">
        <w:sectPr w:rsidR="000E44F4" w:rsidSect="00417AF6">
          <w:pgMar w:top="288" w:right="720" w:bottom="288" w:left="720" w:header="720" w:footer="720" w:gutter="0"/>
        </w:sectPr>
      </w:sectPrChange>
      <w:headerReference w:type="default" r:id="R3e85983f68084adc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A" w:author="Alvelda, Stephanie" w:date="2025-02-20T13:00:00Z" w:id="21">
    <w:p w:rsidR="00AF3EE9" w:rsidP="00AF3EE9" w:rsidRDefault="00AF3EE9" w14:paraId="297683A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is the same role (Mass Care Chief) filled by two different GAPs depending on the size of the operation (L4=: MC//CH, L2-3= MC/GEN/MN). See Position-Assignment Charts</w:t>
      </w:r>
    </w:p>
  </w:comment>
  <w:comment xmlns:w="http://schemas.openxmlformats.org/wordprocessingml/2006/main" w:initials="WK" w:author="White, Kevin" w:date="2025-03-07T17:45:29" w:id="258912434">
    <w:p xmlns:w14="http://schemas.microsoft.com/office/word/2010/wordml" xmlns:w="http://schemas.openxmlformats.org/wordprocessingml/2006/main" w:rsidR="71E7253A" w:rsidRDefault="5DA39256" w14:paraId="695A4B93" w14:textId="135B667F">
      <w:pPr>
        <w:pStyle w:val="CommentText"/>
      </w:pPr>
      <w:r>
        <w:rPr>
          <w:rStyle w:val="CommentReference"/>
        </w:rPr>
        <w:annotationRef/>
      </w:r>
      <w:r w:rsidRPr="47EE5F02" w:rsidR="317BC240">
        <w:t xml:space="preserve">With resource typing this will be cleared up.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97683A4"/>
  <w15:commentEx w15:done="1" w15:paraId="695A4B93" w15:paraIdParent="297683A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07B9A15" w16cex:dateUtc="2025-02-20T21:00:00Z"/>
  <w16cex:commentExtensible w16cex:durableId="2FB444B7" w16cex:dateUtc="2025-03-07T23:45:29.41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97683A4" w16cid:durableId="307B9A15"/>
  <w16cid:commentId w16cid:paraId="695A4B93" w16cid:durableId="2FB444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1D4C" w:rsidP="00FC4EA4" w:rsidRDefault="00781D4C" w14:paraId="2C0F4E7B" w14:textId="77777777">
      <w:pPr>
        <w:spacing w:line="240" w:lineRule="auto"/>
      </w:pPr>
      <w:r>
        <w:separator/>
      </w:r>
    </w:p>
  </w:endnote>
  <w:endnote w:type="continuationSeparator" w:id="0">
    <w:p w:rsidR="00781D4C" w:rsidP="00FC4EA4" w:rsidRDefault="00781D4C" w14:paraId="2CB1FB6D" w14:textId="77777777">
      <w:pPr>
        <w:spacing w:line="240" w:lineRule="auto"/>
      </w:pPr>
      <w:r>
        <w:continuationSeparator/>
      </w:r>
    </w:p>
  </w:endnote>
  <w:endnote w:type="continuationNotice" w:id="1">
    <w:p w:rsidR="00781D4C" w:rsidRDefault="00781D4C" w14:paraId="0D42FA6A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0E3F" w:rsidRDefault="00D20E3F" w14:paraId="3599ACA7" w14:textId="3FC66FD7" w14:noSpellErr="1">
    <w:pPr>
      <w:pStyle w:val="Footer"/>
    </w:pPr>
    <w:r w:rsidR="646BCE5A">
      <w:rPr/>
      <w:t>MC Mass Care Roles and Reporting V.0.X 2024-02</w:t>
    </w:r>
    <w:r w:rsidR="646BCE5A">
      <w:rPr/>
      <w:t>-20</w:t>
    </w:r>
  </w:p>
  <w:p w:rsidR="00D20E3F" w:rsidRDefault="00D20E3F" w14:paraId="469831C5" w14:textId="205C8A25" w14:noSpellErr="1">
    <w:pPr>
      <w:pStyle w:val="Footer"/>
    </w:pPr>
    <w:r w:rsidR="646BCE5A">
      <w:rPr/>
      <w:t>Owner: Disaster Cycle Services</w:t>
    </w:r>
  </w:p>
  <w:p w:rsidR="00D20E3F" w:rsidRDefault="00D20E3F" w14:paraId="5EE69C8A" w14:textId="5F1CADFA" w14:noSpellErr="1">
    <w:pPr>
      <w:pStyle w:val="Footer"/>
    </w:pPr>
    <w:r w:rsidR="646BCE5A">
      <w:rPr/>
      <w:t>Author: Mass 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1D4C" w:rsidP="00FC4EA4" w:rsidRDefault="00781D4C" w14:paraId="2C290567" w14:textId="77777777">
      <w:pPr>
        <w:spacing w:line="240" w:lineRule="auto"/>
      </w:pPr>
      <w:r>
        <w:separator/>
      </w:r>
    </w:p>
  </w:footnote>
  <w:footnote w:type="continuationSeparator" w:id="0">
    <w:p w:rsidR="00781D4C" w:rsidP="00FC4EA4" w:rsidRDefault="00781D4C" w14:paraId="53369465" w14:textId="77777777">
      <w:pPr>
        <w:spacing w:line="240" w:lineRule="auto"/>
      </w:pPr>
      <w:r>
        <w:continuationSeparator/>
      </w:r>
    </w:p>
  </w:footnote>
  <w:footnote w:type="continuationNotice" w:id="1">
    <w:p w:rsidR="00781D4C" w:rsidRDefault="00781D4C" w14:paraId="29B7E8BC" w14:textId="77777777">
      <w:pPr>
        <w:spacing w:line="240" w:lineRule="auto"/>
      </w:pPr>
    </w:p>
  </w:footnote>
</w:footnotes>
</file>

<file path=word/header.xml><?xml version="1.0" encoding="utf-8"?>
<w:hdr xmlns:w16du="http://schemas.microsoft.com/office/word/2023/wordml/word16du"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1085EC6F" w:rsidTr="646BCE5A" w14:paraId="607C26BB">
      <w:trPr>
        <w:trHeight w:val="300"/>
      </w:trPr>
      <w:tc>
        <w:tcPr>
          <w:tcW w:w="3405" w:type="dxa"/>
          <w:tcMar/>
        </w:tcPr>
        <w:p w:rsidR="1085EC6F" w:rsidP="646BCE5A" w:rsidRDefault="1085EC6F" w14:paraId="30BCD7B2" w14:textId="6DC41EE1" w14:noSpellErr="1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1085EC6F" w:rsidP="646BCE5A" w:rsidRDefault="1085EC6F" w14:paraId="26D212EE" w14:textId="0244D257" w14:noSpellErr="1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1085EC6F" w:rsidP="646BCE5A" w:rsidRDefault="1085EC6F" w14:paraId="4BBDF85B" w14:textId="2D93BD2E" w14:noSpellErr="1">
          <w:pPr>
            <w:pStyle w:val="Header"/>
            <w:bidi w:val="0"/>
            <w:ind w:right="-115"/>
            <w:jc w:val="right"/>
          </w:pPr>
        </w:p>
      </w:tc>
    </w:tr>
  </w:tbl>
  <w:p w:rsidR="1085EC6F" w:rsidP="646BCE5A" w:rsidRDefault="1085EC6F" w14:paraId="1E8CCEB5" w14:textId="4331B32F" w14:noSpellErr="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E69"/>
    <w:multiLevelType w:val="hybridMultilevel"/>
    <w:tmpl w:val="871802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6333423"/>
    <w:multiLevelType w:val="hybridMultilevel"/>
    <w:tmpl w:val="CA2803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BCB596"/>
    <w:multiLevelType w:val="hybridMultilevel"/>
    <w:tmpl w:val="2C900FC2"/>
    <w:lvl w:ilvl="0" w:tplc="FEEE8C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54B1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42F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B03E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4C1B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3259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1084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9225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9666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031AF0"/>
    <w:multiLevelType w:val="hybridMultilevel"/>
    <w:tmpl w:val="318A09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8997AB3"/>
    <w:multiLevelType w:val="hybridMultilevel"/>
    <w:tmpl w:val="D4820D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BD4058B"/>
    <w:multiLevelType w:val="hybridMultilevel"/>
    <w:tmpl w:val="9BD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0AB7F8F"/>
    <w:multiLevelType w:val="hybridMultilevel"/>
    <w:tmpl w:val="A232EE76"/>
    <w:lvl w:ilvl="0" w:tplc="CF1E60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2A43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4C7D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F4ED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4CE4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0A39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5643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FA78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A2A5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5941D7"/>
    <w:multiLevelType w:val="hybridMultilevel"/>
    <w:tmpl w:val="42E80A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424632"/>
    <w:multiLevelType w:val="hybridMultilevel"/>
    <w:tmpl w:val="618E1B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FC1725"/>
    <w:multiLevelType w:val="hybridMultilevel"/>
    <w:tmpl w:val="994EDEA0"/>
    <w:lvl w:ilvl="0" w:tplc="2EBE79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4268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28DE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C245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94A2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B44D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50CF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18C2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4E1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4BD342B"/>
    <w:multiLevelType w:val="hybridMultilevel"/>
    <w:tmpl w:val="AF5A9A94"/>
    <w:lvl w:ilvl="0" w:tplc="B8CCF7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06E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EC8D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289C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BA2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C648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F2B3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861F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76B2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F325D5A"/>
    <w:multiLevelType w:val="hybridMultilevel"/>
    <w:tmpl w:val="818C5B14"/>
    <w:lvl w:ilvl="0" w:tplc="5FF47E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32C4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1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3869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967E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2AEF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4463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7A9A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80E5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FAE3788"/>
    <w:multiLevelType w:val="hybridMultilevel"/>
    <w:tmpl w:val="4B30C5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34C0D02"/>
    <w:multiLevelType w:val="hybridMultilevel"/>
    <w:tmpl w:val="954625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56350659">
    <w:abstractNumId w:val="2"/>
  </w:num>
  <w:num w:numId="2" w16cid:durableId="69036519">
    <w:abstractNumId w:val="9"/>
  </w:num>
  <w:num w:numId="3" w16cid:durableId="1420131779">
    <w:abstractNumId w:val="6"/>
  </w:num>
  <w:num w:numId="4" w16cid:durableId="1786535740">
    <w:abstractNumId w:val="10"/>
  </w:num>
  <w:num w:numId="5" w16cid:durableId="679771951">
    <w:abstractNumId w:val="11"/>
  </w:num>
  <w:num w:numId="6" w16cid:durableId="2111466811">
    <w:abstractNumId w:val="3"/>
  </w:num>
  <w:num w:numId="7" w16cid:durableId="367219252">
    <w:abstractNumId w:val="7"/>
  </w:num>
  <w:num w:numId="8" w16cid:durableId="748385315">
    <w:abstractNumId w:val="4"/>
  </w:num>
  <w:num w:numId="9" w16cid:durableId="2090543569">
    <w:abstractNumId w:val="12"/>
  </w:num>
  <w:num w:numId="10" w16cid:durableId="941884799">
    <w:abstractNumId w:val="0"/>
  </w:num>
  <w:num w:numId="11" w16cid:durableId="895772770">
    <w:abstractNumId w:val="8"/>
  </w:num>
  <w:num w:numId="12" w16cid:durableId="1081488885">
    <w:abstractNumId w:val="1"/>
  </w:num>
  <w:num w:numId="13" w16cid:durableId="61493187">
    <w:abstractNumId w:val="5"/>
  </w:num>
  <w:num w:numId="14" w16cid:durableId="320352505">
    <w:abstractNumId w:val="1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velda, Stephanie">
    <w15:presenceInfo w15:providerId="AD" w15:userId="S::stephanie.alvelda@redcross.org::960add5f-dbe5-4ad0-b85f-f04f1da9dbeb"/>
  </w15:person>
  <w15:person w15:author="White, Kevin">
    <w15:presenceInfo w15:providerId="AD" w15:userId="S::kevin.white2@redcross.org::b4125d84-3cb9-4972-b1cd-bcc561324405"/>
  </w15:person>
  <w15:person w15:author="White, Kevin">
    <w15:presenceInfo w15:providerId="AD" w15:userId="S::kevin.white2@redcross.org::b4125d84-3cb9-4972-b1cd-bcc5613244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tru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A4"/>
    <w:rsid w:val="00014B60"/>
    <w:rsid w:val="00093769"/>
    <w:rsid w:val="000A6451"/>
    <w:rsid w:val="000B5136"/>
    <w:rsid w:val="000C2158"/>
    <w:rsid w:val="000E44F4"/>
    <w:rsid w:val="000F6BC8"/>
    <w:rsid w:val="001644B2"/>
    <w:rsid w:val="00176CC2"/>
    <w:rsid w:val="00184694"/>
    <w:rsid w:val="001D322B"/>
    <w:rsid w:val="001E40B2"/>
    <w:rsid w:val="001E44BB"/>
    <w:rsid w:val="002848AE"/>
    <w:rsid w:val="002B3919"/>
    <w:rsid w:val="003032F0"/>
    <w:rsid w:val="003206B9"/>
    <w:rsid w:val="0035122C"/>
    <w:rsid w:val="00385B9C"/>
    <w:rsid w:val="003F0761"/>
    <w:rsid w:val="00417AF6"/>
    <w:rsid w:val="004206ED"/>
    <w:rsid w:val="004261DD"/>
    <w:rsid w:val="00443FBA"/>
    <w:rsid w:val="00487A91"/>
    <w:rsid w:val="00534A53"/>
    <w:rsid w:val="005777DC"/>
    <w:rsid w:val="00595EDA"/>
    <w:rsid w:val="00607CF8"/>
    <w:rsid w:val="00633DE2"/>
    <w:rsid w:val="006842EE"/>
    <w:rsid w:val="00695050"/>
    <w:rsid w:val="00735414"/>
    <w:rsid w:val="00781D4C"/>
    <w:rsid w:val="00784B59"/>
    <w:rsid w:val="00803D2D"/>
    <w:rsid w:val="008A10A1"/>
    <w:rsid w:val="008A5DA3"/>
    <w:rsid w:val="008D2C18"/>
    <w:rsid w:val="009A0B3A"/>
    <w:rsid w:val="009C145C"/>
    <w:rsid w:val="009D3662"/>
    <w:rsid w:val="00A607FF"/>
    <w:rsid w:val="00AD2E85"/>
    <w:rsid w:val="00AF0B35"/>
    <w:rsid w:val="00AF3EE9"/>
    <w:rsid w:val="00B25A43"/>
    <w:rsid w:val="00BC1E02"/>
    <w:rsid w:val="00C0394B"/>
    <w:rsid w:val="00C362D0"/>
    <w:rsid w:val="00CB340B"/>
    <w:rsid w:val="00D20E3F"/>
    <w:rsid w:val="00D531ED"/>
    <w:rsid w:val="00DF122F"/>
    <w:rsid w:val="00E00A9E"/>
    <w:rsid w:val="00E34B38"/>
    <w:rsid w:val="00ED6D67"/>
    <w:rsid w:val="00F30CF2"/>
    <w:rsid w:val="00F74799"/>
    <w:rsid w:val="00F94DFE"/>
    <w:rsid w:val="00FC3290"/>
    <w:rsid w:val="00FC3D26"/>
    <w:rsid w:val="00FC4EA4"/>
    <w:rsid w:val="01818BEF"/>
    <w:rsid w:val="03CCB289"/>
    <w:rsid w:val="07516BCA"/>
    <w:rsid w:val="0C268EE0"/>
    <w:rsid w:val="1085EC6F"/>
    <w:rsid w:val="126553C7"/>
    <w:rsid w:val="133853B2"/>
    <w:rsid w:val="13BAA81B"/>
    <w:rsid w:val="181D9262"/>
    <w:rsid w:val="1DBF1C6F"/>
    <w:rsid w:val="21FDDE7D"/>
    <w:rsid w:val="233607DA"/>
    <w:rsid w:val="2A04CC8D"/>
    <w:rsid w:val="2AE906CF"/>
    <w:rsid w:val="34E7DA0F"/>
    <w:rsid w:val="3D4A2364"/>
    <w:rsid w:val="42E4DA87"/>
    <w:rsid w:val="47C3FD5B"/>
    <w:rsid w:val="49783FC5"/>
    <w:rsid w:val="4B123625"/>
    <w:rsid w:val="54A7328B"/>
    <w:rsid w:val="56ADBAD6"/>
    <w:rsid w:val="56E60D82"/>
    <w:rsid w:val="5C648A5B"/>
    <w:rsid w:val="646BCE5A"/>
    <w:rsid w:val="6E244F39"/>
    <w:rsid w:val="76B0DBC5"/>
    <w:rsid w:val="76C6A744"/>
    <w:rsid w:val="788DB4EA"/>
    <w:rsid w:val="7AD45FD2"/>
    <w:rsid w:val="7ADB3019"/>
    <w:rsid w:val="7D46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AB73"/>
  <w15:chartTrackingRefBased/>
  <w15:docId w15:val="{25AAC2F0-8722-4BF3-B03B-BF938A45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803D2D"/>
    <w:pPr>
      <w:spacing w:after="0" w:line="276" w:lineRule="auto"/>
      <w:pPrChange w:author="Alvelda, Stephanie" w:date="2025-02-20T12:35:00Z" w:id="0">
        <w:pPr>
          <w:spacing w:after="160" w:line="259" w:lineRule="auto"/>
        </w:pPr>
      </w:pPrChange>
    </w:pPr>
    <w:rPr>
      <w:rFonts w:ascii="Arial" w:hAnsi="Arial"/>
      <w:color w:val="000000" w:themeColor="text1"/>
      <w:rPrChange w:author="Alvelda, Stephanie" w:date="2025-02-20T12:35:00Z" w:id="0">
        <w:rPr>
          <w:rFonts w:ascii="Arial" w:hAnsi="Arial" w:eastAsiaTheme="minorHAnsi" w:cstheme="minorBidi"/>
          <w:color w:val="000000" w:themeColor="text1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803D2D"/>
    <w:pPr>
      <w:keepNext/>
      <w:keepLines/>
      <w:spacing w:before="240" w:after="240"/>
      <w:outlineLvl w:val="0"/>
      <w:pPrChange w:author="Alvelda, Stephanie" w:date="2025-02-20T12:35:00Z" w:id="1">
        <w:pPr>
          <w:keepNext/>
          <w:keepLines/>
          <w:spacing w:before="360" w:after="80" w:line="259" w:lineRule="auto"/>
          <w:outlineLvl w:val="0"/>
        </w:pPr>
      </w:pPrChange>
    </w:pPr>
    <w:rPr>
      <w:rFonts w:ascii="Georgia" w:hAnsi="Georgia" w:eastAsiaTheme="majorEastAsia" w:cstheme="majorBidi"/>
      <w:bCs/>
      <w:sz w:val="32"/>
      <w:szCs w:val="40"/>
      <w:rPrChange w:author="Alvelda, Stephanie" w:date="2025-02-20T12:35:00Z" w:id="1">
        <w:rPr>
          <w:rFonts w:ascii="Arial" w:hAnsi="Arial" w:eastAsiaTheme="majorEastAsia" w:cstheme="majorBidi"/>
          <w:b/>
          <w:bCs/>
          <w:color w:val="000000" w:themeColor="text1"/>
          <w:kern w:val="2"/>
          <w:sz w:val="32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5050"/>
    <w:pPr>
      <w:keepNext/>
      <w:keepLines/>
      <w:spacing w:before="240" w:after="240"/>
      <w:outlineLvl w:val="1"/>
      <w:pPrChange w:author="Alvelda, Stephanie" w:date="2025-02-20T12:36:00Z" w:id="2">
        <w:pPr>
          <w:keepNext/>
          <w:keepLines/>
          <w:spacing w:before="160" w:after="80" w:line="276" w:lineRule="auto"/>
          <w:outlineLvl w:val="1"/>
        </w:pPr>
      </w:pPrChange>
    </w:pPr>
    <w:rPr>
      <w:rFonts w:eastAsiaTheme="majorEastAsia" w:cstheme="majorBidi"/>
      <w:color w:val="C00000"/>
      <w:sz w:val="32"/>
      <w:szCs w:val="32"/>
      <w:rPrChange w:author="Alvelda, Stephanie" w:date="2025-02-20T12:36:00Z" w:id="2">
        <w:rPr>
          <w:rFonts w:ascii="Arial" w:hAnsi="Arial" w:eastAsiaTheme="majorEastAsia" w:cstheme="majorBidi"/>
          <w:color w:val="C00000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95050"/>
    <w:pPr>
      <w:keepNext/>
      <w:keepLines/>
      <w:spacing w:before="240" w:after="240"/>
      <w:outlineLvl w:val="2"/>
      <w:pPrChange w:author="Alvelda, Stephanie" w:date="2025-02-20T12:37:00Z" w:id="3">
        <w:pPr>
          <w:keepNext/>
          <w:keepLines/>
          <w:spacing w:before="160" w:after="80" w:line="276" w:lineRule="auto"/>
          <w:outlineLvl w:val="2"/>
        </w:pPr>
      </w:pPrChange>
    </w:pPr>
    <w:rPr>
      <w:rFonts w:eastAsiaTheme="majorEastAsia" w:cstheme="majorBidi"/>
      <w:b/>
      <w:color w:val="auto"/>
      <w:sz w:val="28"/>
      <w:szCs w:val="28"/>
      <w:rPrChange w:author="Alvelda, Stephanie" w:date="2025-02-20T12:37:00Z" w:id="3">
        <w:rPr>
          <w:rFonts w:ascii="Arial" w:hAnsi="Arial" w:eastAsiaTheme="majorEastAsia" w:cstheme="majorBidi"/>
          <w:b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EA4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EA4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EA4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EA4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A4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A4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803D2D"/>
    <w:rPr>
      <w:rFonts w:ascii="Georgia" w:hAnsi="Georgia" w:eastAsiaTheme="majorEastAsia" w:cstheme="majorBidi"/>
      <w:bCs/>
      <w:color w:val="000000" w:themeColor="text1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95050"/>
    <w:rPr>
      <w:rFonts w:ascii="Arial" w:hAnsi="Arial" w:eastAsiaTheme="majorEastAsia" w:cstheme="majorBidi"/>
      <w:color w:val="C00000"/>
      <w:sz w:val="32"/>
      <w:szCs w:val="32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rial" w:hAnsi="Arial" w:eastAsiaTheme="majorEastAsia" w:cstheme="majorBidi"/>
      <w:b w:val="0"/>
      <w:bCs/>
      <w:color w:val="537B35"/>
      <w:sz w:val="40"/>
      <w:szCs w:val="40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695050"/>
    <w:rPr>
      <w:rFonts w:ascii="Arial" w:hAnsi="Arial" w:eastAsiaTheme="majorEastAsia" w:cstheme="majorBidi"/>
      <w:b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4EA4"/>
    <w:rPr>
      <w:rFonts w:eastAsiaTheme="majorEastAsia" w:cstheme="majorBidi"/>
      <w:i/>
      <w:iCs/>
      <w:color w:val="0F4761" w:themeColor="accent1" w:themeShade="BF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4EA4"/>
    <w:rPr>
      <w:rFonts w:eastAsiaTheme="majorEastAsia" w:cstheme="majorBidi"/>
      <w:color w:val="0F4761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4EA4"/>
    <w:rPr>
      <w:rFonts w:eastAsiaTheme="majorEastAsia" w:cstheme="majorBidi"/>
      <w:i/>
      <w:iCs/>
      <w:color w:val="595959" w:themeColor="text1" w:themeTint="A6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4EA4"/>
    <w:rPr>
      <w:rFonts w:eastAsiaTheme="majorEastAsia" w:cstheme="majorBidi"/>
      <w:color w:val="595959" w:themeColor="text1" w:themeTint="A6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4EA4"/>
    <w:rPr>
      <w:rFonts w:eastAsiaTheme="majorEastAsia" w:cstheme="majorBidi"/>
      <w:i/>
      <w:iCs/>
      <w:color w:val="272727" w:themeColor="text1" w:themeTint="D8"/>
      <w:sz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4EA4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4EA4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4E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A4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4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A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4EA4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C4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A4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FC4EA4"/>
  </w:style>
  <w:style w:type="character" w:styleId="eop" w:customStyle="1">
    <w:name w:val="eop"/>
    <w:basedOn w:val="DefaultParagraphFont"/>
    <w:rsid w:val="00FC4EA4"/>
  </w:style>
  <w:style w:type="character" w:styleId="Hyperlink">
    <w:name w:val="Hyperlink"/>
    <w:basedOn w:val="DefaultParagraphFont"/>
    <w:uiPriority w:val="99"/>
    <w:unhideWhenUsed/>
    <w:rsid w:val="00FC4EA4"/>
    <w:rPr>
      <w:rFonts w:ascii="Arial" w:hAnsi="Arial"/>
      <w:color w:val="0432FF"/>
      <w:sz w:val="22"/>
      <w:u w:val="single"/>
    </w:rPr>
  </w:style>
  <w:style w:type="paragraph" w:styleId="ListBullet">
    <w:name w:val="List Bullet"/>
    <w:basedOn w:val="ListParagraph"/>
    <w:uiPriority w:val="99"/>
    <w:unhideWhenUsed/>
    <w:rsid w:val="00FC4EA4"/>
    <w:pPr>
      <w:ind w:hanging="360"/>
    </w:pPr>
    <w:rPr>
      <w:rFonts w:cs="Arial"/>
      <w:color w:val="auto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4EA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C4EA4"/>
    <w:rPr>
      <w:rFonts w:ascii="Arial" w:hAnsi="Arial"/>
      <w:color w:val="6D6E70"/>
      <w:sz w:val="24"/>
    </w:rPr>
  </w:style>
  <w:style w:type="paragraph" w:styleId="Footer">
    <w:name w:val="footer"/>
    <w:basedOn w:val="Normal"/>
    <w:link w:val="FooterChar"/>
    <w:uiPriority w:val="99"/>
    <w:unhideWhenUsed/>
    <w:rsid w:val="00FC4EA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C4EA4"/>
    <w:rPr>
      <w:rFonts w:ascii="Arial" w:hAnsi="Arial"/>
      <w:color w:val="6D6E7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D32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22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D322B"/>
    <w:rPr>
      <w:rFonts w:ascii="Arial" w:hAnsi="Arial"/>
      <w:color w:val="6D6E7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22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D322B"/>
    <w:rPr>
      <w:rFonts w:ascii="Arial" w:hAnsi="Arial"/>
      <w:b/>
      <w:bCs/>
      <w:color w:val="6D6E70"/>
      <w:sz w:val="20"/>
      <w:szCs w:val="20"/>
    </w:rPr>
  </w:style>
  <w:style w:type="paragraph" w:styleId="Revision">
    <w:name w:val="Revision"/>
    <w:hidden/>
    <w:uiPriority w:val="99"/>
    <w:semiHidden/>
    <w:rsid w:val="00176CC2"/>
    <w:pPr>
      <w:spacing w:after="0" w:line="240" w:lineRule="auto"/>
    </w:pPr>
    <w:rPr>
      <w:rFonts w:ascii="Arial" w:hAnsi="Arial"/>
      <w:color w:val="6D6E70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261DD"/>
    <w:rPr>
      <w:color w:val="96607D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microsoft.com/office/2011/relationships/people" Target="peop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comments" Target="comments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header" Target="header.xml" Id="R3e85983f68084a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SharedWithUsers xmlns="2bdd1514-616d-4e9f-a83e-cf2b4c98f710">
      <UserInfo>
        <DisplayName>Alvelda, Stephanie</DisplayName>
        <AccountId>106</AccountId>
        <AccountType/>
      </UserInfo>
      <UserInfo>
        <DisplayName>Williams, Lisa</DisplayName>
        <AccountId>639</AccountId>
        <AccountType/>
      </UserInfo>
      <UserInfo>
        <DisplayName>Short, Jennifer</DisplayName>
        <AccountId>265</AccountId>
        <AccountType/>
      </UserInfo>
      <UserInfo>
        <DisplayName>Keeton, Shirley</DisplayName>
        <AccountId>523</AccountId>
        <AccountType/>
      </UserInfo>
    </SharedWithUsers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70EAA5-C184-48D4-9D95-1D8003682F3D}">
  <ds:schemaRefs>
    <ds:schemaRef ds:uri="http://schemas.microsoft.com/office/2006/metadata/properties"/>
    <ds:schemaRef ds:uri="http://schemas.microsoft.com/office/infopath/2007/PartnerControls"/>
    <ds:schemaRef ds:uri="f3f3559c-2728-4180-8fe9-17ca1b852a48"/>
    <ds:schemaRef ds:uri="2bdd1514-616d-4e9f-a83e-cf2b4c98f710"/>
  </ds:schemaRefs>
</ds:datastoreItem>
</file>

<file path=customXml/itemProps2.xml><?xml version="1.0" encoding="utf-8"?>
<ds:datastoreItem xmlns:ds="http://schemas.openxmlformats.org/officeDocument/2006/customXml" ds:itemID="{2932316C-AFE2-45EA-8014-3DBDFE49532D}"/>
</file>

<file path=customXml/itemProps3.xml><?xml version="1.0" encoding="utf-8"?>
<ds:datastoreItem xmlns:ds="http://schemas.openxmlformats.org/officeDocument/2006/customXml" ds:itemID="{58BE1006-B8EC-4676-8224-95B2348C739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51</cp:revision>
  <dcterms:created xsi:type="dcterms:W3CDTF">2024-12-19T13:48:00Z</dcterms:created>
  <dcterms:modified xsi:type="dcterms:W3CDTF">2025-05-12T16:54:44Z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0x010100FCC66C9279EF1F4EB041F95129D7549C</vt:lpwstr>
  </property>
</Properties>
</file>